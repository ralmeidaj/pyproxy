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1524" w14:textId="77777777" w:rsidR="000D6086" w:rsidRPr="009D08DA" w:rsidRDefault="00CF05DA" w:rsidP="009D08DA">
      <w:pPr>
        <w:spacing w:line="276" w:lineRule="auto"/>
        <w:jc w:val="both"/>
        <w:rPr>
          <w:del w:id="0" w:author="#3" w:date="2026-06-15T16:24:00Z" w16du:dateUtc="2026-06-15T19:24:00Z"/>
          <w:rFonts w:ascii="Arial" w:hAnsi="Arial"/>
          <w:sz w:val="22"/>
          <w:szCs w:val="22"/>
        </w:rPr>
      </w:pPr>
      <w:del w:id="1" w:author="#3" w:date="2026-06-15T16:24:00Z" w16du:dateUtc="2026-06-15T19:24:00Z">
        <w:r w:rsidRPr="009D08DA">
          <w:rPr>
            <w:rFonts w:ascii="Arial" w:hAnsi="Arial"/>
            <w:noProof/>
          </w:rPr>
          <w:pict w14:anchorId="141BD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2050" type="#_x0000_t75" style="position:absolute;left:0;text-align:left;margin-left:.1pt;margin-top:-93.45pt;width:594.95pt;height:790.7pt;z-index:251659776;visibility:visible;mso-position-horizontal-relative:page">
              <v:imagedata r:id="rId8" o:title=""/>
              <w10:wrap anchorx="page"/>
            </v:shape>
          </w:pict>
        </w:r>
      </w:del>
    </w:p>
    <w:p w14:paraId="55FA3622" w14:textId="1E1F8711" w:rsidR="000D6086" w:rsidRPr="009D08DA" w:rsidRDefault="00FD3489" w:rsidP="009D08DA">
      <w:pPr>
        <w:spacing w:line="276" w:lineRule="auto"/>
        <w:jc w:val="both"/>
        <w:rPr>
          <w:ins w:id="2" w:author="#3" w:date="2026-06-15T16:24:00Z" w16du:dateUtc="2026-06-15T19:24:00Z"/>
          <w:rFonts w:ascii="Arial" w:hAnsi="Arial"/>
          <w:sz w:val="22"/>
          <w:szCs w:val="22"/>
        </w:rPr>
      </w:pPr>
      <w:ins w:id="3" w:author="#3" w:date="2026-06-15T16:24:00Z" w16du:dateUtc="2026-06-15T19:24:00Z">
        <w:r w:rsidRPr="009D08DA">
          <w:rPr>
            <w:rFonts w:ascii="Arial" w:hAnsi="Arial"/>
            <w:noProof/>
          </w:rPr>
          <w:drawing>
            <wp:anchor distT="0" distB="0" distL="114300" distR="114300" simplePos="0" relativeHeight="251657728" behindDoc="0" locked="0" layoutInCell="1" allowOverlap="1" wp14:anchorId="470920F2" wp14:editId="2F926453">
              <wp:simplePos x="0" y="0"/>
              <wp:positionH relativeFrom="page">
                <wp:posOffset>1270</wp:posOffset>
              </wp:positionH>
              <wp:positionV relativeFrom="paragraph">
                <wp:posOffset>-1186815</wp:posOffset>
              </wp:positionV>
              <wp:extent cx="7555865" cy="10041890"/>
              <wp:effectExtent l="0" t="0" r="0" b="0"/>
              <wp:wrapNone/>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5865" cy="1004189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7AFB8CBE" w14:textId="77777777" w:rsidR="000D6086" w:rsidRPr="009D08DA" w:rsidRDefault="000D6086" w:rsidP="009D08DA">
      <w:pPr>
        <w:spacing w:line="276" w:lineRule="auto"/>
        <w:jc w:val="both"/>
        <w:rPr>
          <w:rFonts w:ascii="Arial" w:hAnsi="Arial"/>
          <w:sz w:val="22"/>
          <w:szCs w:val="22"/>
        </w:rPr>
      </w:pPr>
    </w:p>
    <w:p w14:paraId="1F533F6D" w14:textId="77777777" w:rsidR="000D6086" w:rsidRPr="009D08DA" w:rsidRDefault="000D6086" w:rsidP="009D08DA">
      <w:pPr>
        <w:spacing w:line="276" w:lineRule="auto"/>
        <w:jc w:val="both"/>
        <w:rPr>
          <w:rFonts w:ascii="Arial" w:hAnsi="Arial"/>
          <w:sz w:val="22"/>
          <w:szCs w:val="22"/>
        </w:rPr>
      </w:pPr>
    </w:p>
    <w:p w14:paraId="57B4E960" w14:textId="77777777" w:rsidR="000D6086" w:rsidRPr="009D08DA" w:rsidRDefault="000D6086" w:rsidP="009D08DA">
      <w:pPr>
        <w:spacing w:line="276" w:lineRule="auto"/>
        <w:jc w:val="both"/>
        <w:rPr>
          <w:rFonts w:ascii="Arial" w:hAnsi="Arial"/>
          <w:sz w:val="22"/>
          <w:szCs w:val="22"/>
        </w:rPr>
      </w:pPr>
    </w:p>
    <w:p w14:paraId="5269EB3B" w14:textId="77777777" w:rsidR="000D6086" w:rsidRPr="009D08DA" w:rsidRDefault="000D6086" w:rsidP="009D08DA">
      <w:pPr>
        <w:spacing w:line="276" w:lineRule="auto"/>
        <w:jc w:val="both"/>
        <w:rPr>
          <w:rFonts w:ascii="Arial" w:hAnsi="Arial"/>
          <w:sz w:val="22"/>
          <w:szCs w:val="22"/>
        </w:rPr>
      </w:pPr>
    </w:p>
    <w:p w14:paraId="44720ABA" w14:textId="77777777" w:rsidR="000D6086" w:rsidRPr="009D08DA" w:rsidRDefault="000D6086" w:rsidP="009D08DA">
      <w:pPr>
        <w:spacing w:line="276" w:lineRule="auto"/>
        <w:jc w:val="both"/>
        <w:rPr>
          <w:rFonts w:ascii="Arial" w:hAnsi="Arial"/>
          <w:sz w:val="22"/>
          <w:szCs w:val="22"/>
        </w:rPr>
      </w:pPr>
    </w:p>
    <w:p w14:paraId="661268AB" w14:textId="77777777" w:rsidR="000D6086" w:rsidRPr="009D08DA" w:rsidRDefault="000D6086" w:rsidP="009D08DA">
      <w:pPr>
        <w:spacing w:line="276" w:lineRule="auto"/>
        <w:jc w:val="both"/>
        <w:rPr>
          <w:rFonts w:ascii="Arial" w:hAnsi="Arial"/>
          <w:sz w:val="22"/>
          <w:szCs w:val="22"/>
        </w:rPr>
      </w:pPr>
    </w:p>
    <w:p w14:paraId="6B4665EC" w14:textId="77777777" w:rsidR="000D6086" w:rsidRPr="009D08DA" w:rsidRDefault="000D6086" w:rsidP="009D08DA">
      <w:pPr>
        <w:spacing w:line="276" w:lineRule="auto"/>
        <w:jc w:val="both"/>
        <w:rPr>
          <w:rFonts w:ascii="Arial" w:hAnsi="Arial"/>
          <w:sz w:val="22"/>
          <w:szCs w:val="22"/>
        </w:rPr>
      </w:pPr>
    </w:p>
    <w:p w14:paraId="06C10DF7" w14:textId="77777777" w:rsidR="000D6086" w:rsidRPr="009D08DA" w:rsidRDefault="000D6086" w:rsidP="009D08DA">
      <w:pPr>
        <w:spacing w:line="276" w:lineRule="auto"/>
        <w:jc w:val="both"/>
        <w:rPr>
          <w:rFonts w:ascii="Arial" w:hAnsi="Arial"/>
          <w:sz w:val="22"/>
          <w:szCs w:val="22"/>
        </w:rPr>
      </w:pPr>
    </w:p>
    <w:p w14:paraId="374180B1" w14:textId="77777777" w:rsidR="000D6086" w:rsidRPr="009D08DA" w:rsidRDefault="000D6086" w:rsidP="009D08DA">
      <w:pPr>
        <w:spacing w:line="276" w:lineRule="auto"/>
        <w:jc w:val="both"/>
        <w:rPr>
          <w:rFonts w:ascii="Arial" w:hAnsi="Arial"/>
          <w:sz w:val="22"/>
          <w:szCs w:val="22"/>
        </w:rPr>
      </w:pPr>
    </w:p>
    <w:p w14:paraId="66F2D679" w14:textId="77777777" w:rsidR="000D6086" w:rsidRPr="009D08DA" w:rsidRDefault="000D6086" w:rsidP="009D08DA">
      <w:pPr>
        <w:spacing w:line="276" w:lineRule="auto"/>
        <w:jc w:val="both"/>
        <w:rPr>
          <w:rFonts w:ascii="Arial" w:hAnsi="Arial"/>
          <w:sz w:val="22"/>
          <w:szCs w:val="22"/>
        </w:rPr>
      </w:pPr>
    </w:p>
    <w:p w14:paraId="0D1AC770" w14:textId="77777777" w:rsidR="000D6086" w:rsidRPr="009D08DA" w:rsidRDefault="000D6086" w:rsidP="009D08DA">
      <w:pPr>
        <w:spacing w:line="276" w:lineRule="auto"/>
        <w:jc w:val="both"/>
        <w:rPr>
          <w:rFonts w:ascii="Arial" w:hAnsi="Arial"/>
          <w:sz w:val="22"/>
          <w:szCs w:val="22"/>
        </w:rPr>
      </w:pPr>
    </w:p>
    <w:p w14:paraId="5761C13E" w14:textId="77777777" w:rsidR="000D6086" w:rsidRPr="009D08DA" w:rsidRDefault="000D6086" w:rsidP="009D08DA">
      <w:pPr>
        <w:spacing w:line="276" w:lineRule="auto"/>
        <w:jc w:val="both"/>
        <w:rPr>
          <w:rFonts w:ascii="Arial" w:hAnsi="Arial"/>
          <w:sz w:val="22"/>
          <w:szCs w:val="22"/>
        </w:rPr>
      </w:pPr>
    </w:p>
    <w:p w14:paraId="5C3F5225" w14:textId="77777777" w:rsidR="000D6086" w:rsidRPr="009D08DA" w:rsidRDefault="000D6086" w:rsidP="009D08DA">
      <w:pPr>
        <w:spacing w:line="276" w:lineRule="auto"/>
        <w:jc w:val="both"/>
        <w:rPr>
          <w:rFonts w:ascii="Arial" w:hAnsi="Arial"/>
          <w:sz w:val="22"/>
          <w:szCs w:val="22"/>
        </w:rPr>
      </w:pPr>
    </w:p>
    <w:p w14:paraId="043F417E" w14:textId="77777777" w:rsidR="000D6086" w:rsidRPr="009D08DA" w:rsidRDefault="000D6086" w:rsidP="009D08DA">
      <w:pPr>
        <w:spacing w:line="276" w:lineRule="auto"/>
        <w:jc w:val="both"/>
        <w:rPr>
          <w:rFonts w:ascii="Arial" w:hAnsi="Arial"/>
          <w:sz w:val="22"/>
          <w:szCs w:val="22"/>
        </w:rPr>
      </w:pPr>
    </w:p>
    <w:p w14:paraId="09C02F68" w14:textId="77777777" w:rsidR="000D6086" w:rsidRPr="009D08DA" w:rsidRDefault="000D6086" w:rsidP="009D08DA">
      <w:pPr>
        <w:spacing w:line="276" w:lineRule="auto"/>
        <w:jc w:val="both"/>
        <w:rPr>
          <w:rFonts w:ascii="Arial" w:hAnsi="Arial"/>
          <w:sz w:val="22"/>
          <w:szCs w:val="22"/>
        </w:rPr>
      </w:pPr>
    </w:p>
    <w:p w14:paraId="2CE757D6" w14:textId="77777777" w:rsidR="000D6086" w:rsidRPr="009D08DA" w:rsidRDefault="000D6086" w:rsidP="009D08DA">
      <w:pPr>
        <w:spacing w:line="276" w:lineRule="auto"/>
        <w:jc w:val="both"/>
        <w:rPr>
          <w:rFonts w:ascii="Arial" w:hAnsi="Arial"/>
          <w:sz w:val="22"/>
          <w:szCs w:val="22"/>
        </w:rPr>
      </w:pPr>
    </w:p>
    <w:p w14:paraId="42218947" w14:textId="77777777" w:rsidR="000D6086" w:rsidRPr="009D08DA" w:rsidRDefault="000D6086" w:rsidP="009D08DA">
      <w:pPr>
        <w:spacing w:line="276" w:lineRule="auto"/>
        <w:jc w:val="both"/>
        <w:rPr>
          <w:rFonts w:ascii="Arial" w:hAnsi="Arial"/>
          <w:sz w:val="22"/>
          <w:szCs w:val="22"/>
        </w:rPr>
      </w:pPr>
    </w:p>
    <w:p w14:paraId="1B9C4F26" w14:textId="77777777" w:rsidR="000D6086" w:rsidRPr="009D08DA" w:rsidRDefault="000D6086" w:rsidP="009D08DA">
      <w:pPr>
        <w:spacing w:line="276" w:lineRule="auto"/>
        <w:jc w:val="both"/>
        <w:rPr>
          <w:rFonts w:ascii="Arial" w:hAnsi="Arial"/>
          <w:sz w:val="22"/>
          <w:szCs w:val="22"/>
        </w:rPr>
      </w:pPr>
    </w:p>
    <w:p w14:paraId="56951CED" w14:textId="77777777" w:rsidR="000D6086" w:rsidRPr="009D08DA" w:rsidRDefault="000D6086" w:rsidP="009D08DA">
      <w:pPr>
        <w:spacing w:line="276" w:lineRule="auto"/>
        <w:jc w:val="both"/>
        <w:rPr>
          <w:rFonts w:ascii="Arial" w:hAnsi="Arial"/>
          <w:sz w:val="22"/>
          <w:szCs w:val="22"/>
        </w:rPr>
      </w:pPr>
    </w:p>
    <w:p w14:paraId="31838BD0" w14:textId="77777777" w:rsidR="000D6086" w:rsidRPr="009D08DA" w:rsidRDefault="000D6086" w:rsidP="009D08DA">
      <w:pPr>
        <w:spacing w:line="276" w:lineRule="auto"/>
        <w:jc w:val="both"/>
        <w:rPr>
          <w:rFonts w:ascii="Arial" w:hAnsi="Arial"/>
          <w:sz w:val="22"/>
          <w:szCs w:val="22"/>
        </w:rPr>
      </w:pPr>
    </w:p>
    <w:p w14:paraId="1E976AA1" w14:textId="77777777" w:rsidR="000D6086" w:rsidRPr="009D08DA" w:rsidRDefault="000D6086" w:rsidP="009D08DA">
      <w:pPr>
        <w:spacing w:line="276" w:lineRule="auto"/>
        <w:jc w:val="both"/>
        <w:rPr>
          <w:rFonts w:ascii="Arial" w:hAnsi="Arial"/>
          <w:sz w:val="22"/>
          <w:szCs w:val="22"/>
        </w:rPr>
      </w:pPr>
    </w:p>
    <w:p w14:paraId="31E26194" w14:textId="77777777" w:rsidR="000D6086" w:rsidRPr="009D08DA" w:rsidRDefault="000D6086" w:rsidP="009D08DA">
      <w:pPr>
        <w:spacing w:line="276" w:lineRule="auto"/>
        <w:jc w:val="both"/>
        <w:rPr>
          <w:rFonts w:ascii="Arial" w:hAnsi="Arial"/>
          <w:sz w:val="22"/>
          <w:szCs w:val="22"/>
        </w:rPr>
      </w:pPr>
    </w:p>
    <w:p w14:paraId="54C6425B" w14:textId="77777777" w:rsidR="000D6086" w:rsidRPr="009D08DA" w:rsidRDefault="000D6086" w:rsidP="009D08DA">
      <w:pPr>
        <w:spacing w:line="276" w:lineRule="auto"/>
        <w:jc w:val="both"/>
        <w:rPr>
          <w:rFonts w:ascii="Arial" w:hAnsi="Arial"/>
          <w:sz w:val="22"/>
          <w:szCs w:val="22"/>
        </w:rPr>
      </w:pPr>
    </w:p>
    <w:p w14:paraId="54EC83DC" w14:textId="77777777" w:rsidR="000D6086" w:rsidRPr="009D08DA" w:rsidRDefault="000D6086" w:rsidP="009D08DA">
      <w:pPr>
        <w:spacing w:line="276" w:lineRule="auto"/>
        <w:jc w:val="both"/>
        <w:rPr>
          <w:rFonts w:ascii="Arial" w:hAnsi="Arial"/>
          <w:sz w:val="22"/>
          <w:szCs w:val="22"/>
        </w:rPr>
      </w:pPr>
    </w:p>
    <w:p w14:paraId="108B70DB" w14:textId="77777777" w:rsidR="000D6086" w:rsidRPr="009D08DA" w:rsidRDefault="000D6086" w:rsidP="009D08DA">
      <w:pPr>
        <w:spacing w:line="276" w:lineRule="auto"/>
        <w:jc w:val="both"/>
        <w:rPr>
          <w:rFonts w:ascii="Arial" w:hAnsi="Arial"/>
          <w:sz w:val="22"/>
          <w:szCs w:val="22"/>
        </w:rPr>
      </w:pPr>
    </w:p>
    <w:p w14:paraId="5075448B" w14:textId="77777777" w:rsidR="000D6086" w:rsidRPr="009D08DA" w:rsidRDefault="000D6086" w:rsidP="009D08DA">
      <w:pPr>
        <w:spacing w:line="276" w:lineRule="auto"/>
        <w:jc w:val="both"/>
        <w:rPr>
          <w:rFonts w:ascii="Arial" w:hAnsi="Arial"/>
          <w:sz w:val="22"/>
          <w:szCs w:val="22"/>
        </w:rPr>
      </w:pPr>
    </w:p>
    <w:p w14:paraId="3DD3712C" w14:textId="77777777" w:rsidR="000D6086" w:rsidRPr="009D08DA" w:rsidRDefault="000D6086" w:rsidP="009D08DA">
      <w:pPr>
        <w:spacing w:line="276" w:lineRule="auto"/>
        <w:jc w:val="both"/>
        <w:rPr>
          <w:rFonts w:ascii="Arial" w:hAnsi="Arial"/>
          <w:sz w:val="22"/>
          <w:szCs w:val="22"/>
        </w:rPr>
      </w:pPr>
    </w:p>
    <w:p w14:paraId="73A9754E" w14:textId="77777777" w:rsidR="000D6086" w:rsidRPr="009D08DA" w:rsidRDefault="000D6086" w:rsidP="009D08DA">
      <w:pPr>
        <w:spacing w:line="276" w:lineRule="auto"/>
        <w:jc w:val="both"/>
        <w:rPr>
          <w:rFonts w:ascii="Arial" w:hAnsi="Arial"/>
          <w:sz w:val="22"/>
          <w:szCs w:val="22"/>
        </w:rPr>
      </w:pPr>
    </w:p>
    <w:p w14:paraId="470626C0" w14:textId="77777777" w:rsidR="000D6086" w:rsidRPr="009D08DA" w:rsidRDefault="000D6086" w:rsidP="009D08DA">
      <w:pPr>
        <w:spacing w:line="276" w:lineRule="auto"/>
        <w:jc w:val="both"/>
        <w:rPr>
          <w:rFonts w:ascii="Arial" w:hAnsi="Arial"/>
          <w:sz w:val="22"/>
          <w:szCs w:val="22"/>
        </w:rPr>
      </w:pPr>
    </w:p>
    <w:p w14:paraId="52095F80" w14:textId="77777777" w:rsidR="000D6086" w:rsidRPr="009D08DA" w:rsidRDefault="000D6086" w:rsidP="009D08DA">
      <w:pPr>
        <w:spacing w:line="276" w:lineRule="auto"/>
        <w:jc w:val="both"/>
        <w:rPr>
          <w:rFonts w:ascii="Arial" w:hAnsi="Arial"/>
          <w:sz w:val="22"/>
          <w:szCs w:val="22"/>
        </w:rPr>
      </w:pPr>
    </w:p>
    <w:p w14:paraId="4CA1A3D7" w14:textId="77777777" w:rsidR="000D6086" w:rsidRPr="009D08DA" w:rsidRDefault="000D6086" w:rsidP="009D08DA">
      <w:pPr>
        <w:spacing w:line="276" w:lineRule="auto"/>
        <w:jc w:val="both"/>
        <w:rPr>
          <w:rFonts w:ascii="Arial" w:hAnsi="Arial"/>
          <w:sz w:val="22"/>
          <w:szCs w:val="22"/>
        </w:rPr>
      </w:pPr>
    </w:p>
    <w:p w14:paraId="70174FFC" w14:textId="77777777" w:rsidR="000D6086" w:rsidRPr="009D08DA" w:rsidRDefault="000D6086" w:rsidP="009D08DA">
      <w:pPr>
        <w:spacing w:line="276" w:lineRule="auto"/>
        <w:jc w:val="both"/>
        <w:rPr>
          <w:rFonts w:ascii="Arial" w:hAnsi="Arial"/>
          <w:sz w:val="22"/>
          <w:szCs w:val="22"/>
        </w:rPr>
      </w:pPr>
    </w:p>
    <w:p w14:paraId="4964716E" w14:textId="77777777" w:rsidR="000D6086" w:rsidRPr="009D08DA" w:rsidRDefault="000D6086" w:rsidP="009D08DA">
      <w:pPr>
        <w:spacing w:line="276" w:lineRule="auto"/>
        <w:jc w:val="both"/>
        <w:rPr>
          <w:rFonts w:ascii="Arial" w:hAnsi="Arial"/>
          <w:sz w:val="22"/>
          <w:szCs w:val="22"/>
        </w:rPr>
      </w:pPr>
    </w:p>
    <w:p w14:paraId="2D605E9B" w14:textId="77777777" w:rsidR="000D6086" w:rsidRPr="009D08DA" w:rsidRDefault="000D6086" w:rsidP="009D08DA">
      <w:pPr>
        <w:spacing w:line="276" w:lineRule="auto"/>
        <w:jc w:val="both"/>
        <w:rPr>
          <w:rFonts w:ascii="Arial" w:hAnsi="Arial"/>
          <w:sz w:val="22"/>
          <w:szCs w:val="22"/>
        </w:rPr>
      </w:pPr>
    </w:p>
    <w:p w14:paraId="651A2B63" w14:textId="77777777" w:rsidR="000D6086" w:rsidRPr="009D08DA" w:rsidRDefault="000D6086" w:rsidP="009D08DA">
      <w:pPr>
        <w:spacing w:line="276" w:lineRule="auto"/>
        <w:jc w:val="both"/>
        <w:rPr>
          <w:rFonts w:ascii="Arial" w:hAnsi="Arial"/>
          <w:sz w:val="22"/>
          <w:szCs w:val="22"/>
        </w:rPr>
      </w:pPr>
    </w:p>
    <w:p w14:paraId="37FF4EF4" w14:textId="77777777" w:rsidR="000D6086" w:rsidRPr="009D08DA" w:rsidRDefault="000D6086" w:rsidP="009D08DA">
      <w:pPr>
        <w:spacing w:line="276" w:lineRule="auto"/>
        <w:jc w:val="both"/>
        <w:rPr>
          <w:rFonts w:ascii="Arial" w:hAnsi="Arial"/>
          <w:sz w:val="22"/>
          <w:szCs w:val="22"/>
        </w:rPr>
      </w:pPr>
    </w:p>
    <w:p w14:paraId="5884C63F" w14:textId="77777777" w:rsidR="000D6086" w:rsidRPr="009D08DA" w:rsidRDefault="000D6086" w:rsidP="009D08DA">
      <w:pPr>
        <w:spacing w:line="276" w:lineRule="auto"/>
        <w:jc w:val="both"/>
        <w:rPr>
          <w:rFonts w:ascii="Arial" w:hAnsi="Arial"/>
          <w:sz w:val="22"/>
          <w:szCs w:val="22"/>
        </w:rPr>
      </w:pPr>
    </w:p>
    <w:p w14:paraId="78B65665" w14:textId="77777777" w:rsidR="000D6086" w:rsidRPr="009D08DA" w:rsidRDefault="000D6086" w:rsidP="009D08DA">
      <w:pPr>
        <w:spacing w:line="276" w:lineRule="auto"/>
        <w:jc w:val="both"/>
        <w:rPr>
          <w:rFonts w:ascii="Arial" w:hAnsi="Arial"/>
          <w:sz w:val="22"/>
          <w:szCs w:val="22"/>
        </w:rPr>
      </w:pPr>
    </w:p>
    <w:p w14:paraId="061D5608" w14:textId="77777777" w:rsidR="000D6086" w:rsidRPr="009D08DA" w:rsidRDefault="000D6086" w:rsidP="009D08DA">
      <w:pPr>
        <w:spacing w:line="276" w:lineRule="auto"/>
        <w:jc w:val="both"/>
        <w:rPr>
          <w:rFonts w:ascii="Arial" w:hAnsi="Arial"/>
          <w:sz w:val="22"/>
          <w:szCs w:val="22"/>
        </w:rPr>
      </w:pPr>
    </w:p>
    <w:p w14:paraId="2E7A35C4" w14:textId="77777777" w:rsidR="000D6086" w:rsidRPr="009D08DA" w:rsidRDefault="000D6086" w:rsidP="009D08DA">
      <w:pPr>
        <w:spacing w:line="276" w:lineRule="auto"/>
        <w:jc w:val="both"/>
        <w:rPr>
          <w:rFonts w:ascii="Arial" w:hAnsi="Arial"/>
          <w:sz w:val="22"/>
          <w:szCs w:val="22"/>
        </w:rPr>
      </w:pPr>
    </w:p>
    <w:p w14:paraId="216D7746" w14:textId="77777777" w:rsidR="000D6086" w:rsidRPr="009D08DA" w:rsidRDefault="000D6086" w:rsidP="009D08DA">
      <w:pPr>
        <w:spacing w:line="276" w:lineRule="auto"/>
        <w:jc w:val="both"/>
        <w:rPr>
          <w:rFonts w:ascii="Arial" w:hAnsi="Arial"/>
          <w:sz w:val="22"/>
          <w:szCs w:val="22"/>
        </w:rPr>
      </w:pPr>
    </w:p>
    <w:p w14:paraId="7F856E73" w14:textId="77777777" w:rsidR="000D6086" w:rsidRPr="009D08DA" w:rsidRDefault="000D6086" w:rsidP="009D08DA">
      <w:pPr>
        <w:spacing w:line="276" w:lineRule="auto"/>
        <w:jc w:val="both"/>
        <w:rPr>
          <w:rFonts w:ascii="Arial" w:hAnsi="Arial"/>
          <w:sz w:val="22"/>
          <w:szCs w:val="22"/>
        </w:rPr>
      </w:pPr>
    </w:p>
    <w:p w14:paraId="3CEB308E" w14:textId="77777777" w:rsidR="000D6086" w:rsidRPr="009D08DA" w:rsidRDefault="000D6086" w:rsidP="009D08DA">
      <w:pPr>
        <w:spacing w:line="276" w:lineRule="auto"/>
        <w:jc w:val="both"/>
        <w:rPr>
          <w:rFonts w:ascii="Arial" w:hAnsi="Arial"/>
          <w:sz w:val="22"/>
          <w:szCs w:val="22"/>
        </w:rPr>
      </w:pPr>
    </w:p>
    <w:p w14:paraId="25B29E51" w14:textId="77777777" w:rsidR="000D6086" w:rsidRPr="009D08DA" w:rsidRDefault="000D6086" w:rsidP="009D08DA">
      <w:pPr>
        <w:spacing w:line="276" w:lineRule="auto"/>
        <w:jc w:val="both"/>
        <w:rPr>
          <w:rFonts w:ascii="Arial" w:hAnsi="Arial"/>
          <w:sz w:val="22"/>
          <w:szCs w:val="22"/>
        </w:rPr>
      </w:pPr>
    </w:p>
    <w:p w14:paraId="50703E06" w14:textId="77777777" w:rsidR="000D6086" w:rsidRPr="009D08DA" w:rsidRDefault="000D6086" w:rsidP="009D08DA">
      <w:pPr>
        <w:spacing w:line="276" w:lineRule="auto"/>
        <w:jc w:val="both"/>
        <w:rPr>
          <w:rFonts w:ascii="Arial" w:hAnsi="Arial"/>
          <w:sz w:val="22"/>
          <w:szCs w:val="22"/>
        </w:rPr>
      </w:pPr>
    </w:p>
    <w:p w14:paraId="7D0859A6" w14:textId="77777777" w:rsidR="000D6086" w:rsidRPr="009D08DA" w:rsidRDefault="000D6086" w:rsidP="009D08DA">
      <w:pPr>
        <w:spacing w:line="276" w:lineRule="auto"/>
        <w:jc w:val="both"/>
        <w:rPr>
          <w:rFonts w:ascii="Arial" w:hAnsi="Arial"/>
          <w:sz w:val="22"/>
          <w:szCs w:val="22"/>
        </w:rPr>
      </w:pPr>
    </w:p>
    <w:p w14:paraId="44641D9B" w14:textId="77777777" w:rsidR="000D6086" w:rsidRPr="009D08DA" w:rsidRDefault="000D6086" w:rsidP="009D08DA">
      <w:pPr>
        <w:spacing w:line="276" w:lineRule="auto"/>
        <w:jc w:val="both"/>
        <w:rPr>
          <w:rFonts w:ascii="Arial" w:hAnsi="Arial"/>
          <w:sz w:val="22"/>
          <w:szCs w:val="22"/>
        </w:rPr>
      </w:pPr>
    </w:p>
    <w:p w14:paraId="4FD09727" w14:textId="77777777" w:rsidR="000D6086" w:rsidRPr="009D08DA" w:rsidRDefault="000D6086" w:rsidP="009D08DA">
      <w:pPr>
        <w:spacing w:line="276" w:lineRule="auto"/>
        <w:jc w:val="both"/>
        <w:rPr>
          <w:rFonts w:ascii="Arial" w:hAnsi="Arial"/>
          <w:sz w:val="22"/>
          <w:szCs w:val="22"/>
        </w:rPr>
      </w:pPr>
    </w:p>
    <w:p w14:paraId="104396D3" w14:textId="77777777" w:rsidR="000D6086" w:rsidRPr="009D08DA" w:rsidRDefault="000D6086" w:rsidP="009D08DA">
      <w:pPr>
        <w:spacing w:line="276" w:lineRule="auto"/>
        <w:jc w:val="both"/>
        <w:rPr>
          <w:rFonts w:ascii="Arial" w:hAnsi="Arial"/>
          <w:sz w:val="22"/>
          <w:szCs w:val="22"/>
        </w:rPr>
      </w:pPr>
    </w:p>
    <w:p w14:paraId="0BFDE676" w14:textId="77777777" w:rsidR="000D6086" w:rsidRPr="009D08DA" w:rsidRDefault="000D6086" w:rsidP="009D08DA">
      <w:pPr>
        <w:spacing w:line="276" w:lineRule="auto"/>
        <w:jc w:val="both"/>
        <w:rPr>
          <w:rFonts w:ascii="Arial" w:hAnsi="Arial"/>
          <w:sz w:val="22"/>
          <w:szCs w:val="22"/>
        </w:rPr>
      </w:pPr>
    </w:p>
    <w:p w14:paraId="267EED1F" w14:textId="77777777" w:rsidR="000D6086" w:rsidRPr="009D08DA" w:rsidRDefault="000D6086" w:rsidP="009D08DA">
      <w:pPr>
        <w:spacing w:line="276" w:lineRule="auto"/>
        <w:jc w:val="both"/>
        <w:rPr>
          <w:rFonts w:ascii="Arial" w:hAnsi="Arial"/>
          <w:sz w:val="22"/>
          <w:szCs w:val="22"/>
        </w:rPr>
      </w:pPr>
    </w:p>
    <w:p w14:paraId="6E5B9733"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b/>
          <w:i w:val="0"/>
          <w:sz w:val="22"/>
          <w:szCs w:val="22"/>
        </w:rPr>
      </w:pPr>
      <w:bookmarkStart w:id="4" w:name="page2"/>
      <w:bookmarkEnd w:id="4"/>
      <w:r w:rsidRPr="009D08DA">
        <w:rPr>
          <w:rFonts w:cs="Arial"/>
          <w:b/>
          <w:i w:val="0"/>
          <w:sz w:val="22"/>
          <w:szCs w:val="22"/>
        </w:rPr>
        <w:t>NOTA INTRODUTÓRIA - LEITURA OBRIGATÓRIA</w:t>
      </w:r>
    </w:p>
    <w:p w14:paraId="4AC470AB"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b/>
          <w:i w:val="0"/>
          <w:sz w:val="22"/>
          <w:szCs w:val="22"/>
        </w:rPr>
      </w:pPr>
    </w:p>
    <w:p w14:paraId="6D2334BF"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1) O presente modelo de Termo de Referência - TR busca fornecer um ponto de partida para melhor esclarecer o objeto da contratação, trazendo a definição do objeto e os demais elementos necessários à sua perfeita contratação e execução. O TR deverá conter a descrição resumida da solução apresentada e os requisitos da contratação.</w:t>
      </w:r>
    </w:p>
    <w:p w14:paraId="7AAB816A"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2) Este é o documento que mais terá variação de conteúdo, de acordo com as peculiaridades da demanda da Administração e do objeto a ser contratado. Assim, o presente modelo e os textos apresentados são meramente orientativos, devendo servir como referência para que sejam observados os pontos fundamentais da contratação, sempre de forma clara e objetiva.</w:t>
      </w:r>
    </w:p>
    <w:p w14:paraId="2090AD6E"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3) A redação grafada em preto são disposições redigidas para serem invariáveis. Porém, modificações poderão ocorrer, conforme a necessidade do caso concreto.</w:t>
      </w:r>
    </w:p>
    <w:p w14:paraId="695A1A6B"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 xml:space="preserve">4) Os itens deste modelo de TR destacados em </w:t>
      </w:r>
      <w:r w:rsidRPr="009D08DA">
        <w:rPr>
          <w:rFonts w:cs="Arial"/>
          <w:i w:val="0"/>
          <w:color w:val="FF0000"/>
          <w:sz w:val="22"/>
          <w:szCs w:val="22"/>
        </w:rPr>
        <w:t>vermelho</w:t>
      </w:r>
      <w:r w:rsidRPr="009D08DA">
        <w:rPr>
          <w:rFonts w:cs="Arial"/>
          <w:i w:val="0"/>
          <w:sz w:val="22"/>
          <w:szCs w:val="22"/>
        </w:rPr>
        <w:t xml:space="preserve"> devem ser preenchidos ou adotados pelo Órgão ou Entidade pública contratante segundo critérios de oportunidade e conveniência, de acordo com as peculiaridades do objeto e cuidando-se para que sejam reproduzidas as mesmas definições nos demais instrumentos da contratação (minuta de Termo de Contrato), para que não conflitem. </w:t>
      </w:r>
    </w:p>
    <w:p w14:paraId="40B46352"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 xml:space="preserve">4.1 Os itens deste modelo de TR destacados em </w:t>
      </w:r>
      <w:r w:rsidRPr="009D08DA">
        <w:rPr>
          <w:rFonts w:cs="Arial"/>
          <w:i w:val="0"/>
          <w:color w:val="FF0000"/>
          <w:sz w:val="22"/>
          <w:szCs w:val="22"/>
        </w:rPr>
        <w:t>vermelho</w:t>
      </w:r>
      <w:r w:rsidRPr="009D08DA">
        <w:rPr>
          <w:rFonts w:cs="Arial"/>
          <w:i w:val="0"/>
          <w:sz w:val="22"/>
          <w:szCs w:val="22"/>
        </w:rPr>
        <w:t xml:space="preserve"> são disposições redigidas para serem variáveis e em caso de eventuais modificações, justificativas poderão ser exigidas conforme a necessidade de cada caso concreto. </w:t>
      </w:r>
    </w:p>
    <w:p w14:paraId="63532292"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5) O presente modelo de TR recebeu notas de rodapé explicativas, destacadas para a melhor compreensão do agente ou setor responsável pela elaboração do Termo de Referência.</w:t>
      </w:r>
    </w:p>
    <w:p w14:paraId="07621675"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 xml:space="preserve">6) Na hipótese de utilização deste modelo, as notas de rodapé explicativas deverão ser suprimidas ao finalizar a edição do documento. </w:t>
      </w:r>
    </w:p>
    <w:p w14:paraId="59042AB1" w14:textId="77777777" w:rsidR="000D6086" w:rsidRPr="009D08DA" w:rsidRDefault="000D6086" w:rsidP="009D08DA">
      <w:pPr>
        <w:pStyle w:val="citao2"/>
        <w:pBdr>
          <w:top w:val="none" w:sz="0" w:space="0" w:color="auto"/>
          <w:left w:val="none" w:sz="0" w:space="0" w:color="auto"/>
          <w:bottom w:val="none" w:sz="0" w:space="0" w:color="auto"/>
          <w:right w:val="none" w:sz="0" w:space="0" w:color="auto"/>
        </w:pBdr>
        <w:shd w:val="clear" w:color="auto" w:fill="BDD6EE"/>
        <w:spacing w:line="276" w:lineRule="auto"/>
        <w:ind w:left="567" w:right="283"/>
        <w:rPr>
          <w:rFonts w:cs="Arial"/>
          <w:i w:val="0"/>
          <w:sz w:val="22"/>
          <w:szCs w:val="22"/>
        </w:rPr>
      </w:pPr>
      <w:r w:rsidRPr="009D08DA">
        <w:rPr>
          <w:rFonts w:cs="Arial"/>
          <w:i w:val="0"/>
          <w:sz w:val="22"/>
          <w:szCs w:val="22"/>
        </w:rPr>
        <w:t>7) O presente modelo se aplica aos procedimentos licitatórios regidos pelo regime de contratações públicas previsto na Lei n.º 14.133/2021.</w:t>
      </w:r>
    </w:p>
    <w:p w14:paraId="0FE6BE3E" w14:textId="77777777" w:rsidR="000D6086" w:rsidRPr="009D08DA" w:rsidRDefault="000D6086" w:rsidP="009D08DA">
      <w:pPr>
        <w:spacing w:line="276" w:lineRule="auto"/>
        <w:jc w:val="both"/>
        <w:rPr>
          <w:rFonts w:ascii="Arial" w:hAnsi="Arial"/>
          <w:b/>
          <w:sz w:val="22"/>
          <w:szCs w:val="22"/>
        </w:rPr>
      </w:pPr>
    </w:p>
    <w:p w14:paraId="221D0041" w14:textId="77777777" w:rsidR="000D6086" w:rsidRPr="009D08DA" w:rsidRDefault="000D6086" w:rsidP="009D08DA">
      <w:pPr>
        <w:spacing w:line="276" w:lineRule="auto"/>
        <w:jc w:val="both"/>
        <w:rPr>
          <w:rFonts w:ascii="Arial" w:hAnsi="Arial"/>
          <w:b/>
          <w:sz w:val="22"/>
          <w:szCs w:val="22"/>
        </w:rPr>
      </w:pPr>
    </w:p>
    <w:p w14:paraId="4D9F8C23" w14:textId="77777777" w:rsidR="000D6086" w:rsidRPr="009D08DA" w:rsidRDefault="000D6086" w:rsidP="009D08DA">
      <w:pPr>
        <w:spacing w:line="276" w:lineRule="auto"/>
        <w:jc w:val="both"/>
        <w:rPr>
          <w:rFonts w:ascii="Arial" w:hAnsi="Arial"/>
          <w:b/>
          <w:sz w:val="22"/>
          <w:szCs w:val="22"/>
        </w:rPr>
      </w:pPr>
    </w:p>
    <w:p w14:paraId="7CD00256" w14:textId="77777777" w:rsidR="009D08DA" w:rsidRPr="009D08DA" w:rsidRDefault="009D08DA" w:rsidP="009D08DA">
      <w:pPr>
        <w:spacing w:line="276" w:lineRule="auto"/>
        <w:jc w:val="both"/>
        <w:rPr>
          <w:rFonts w:ascii="Arial" w:hAnsi="Arial"/>
          <w:b/>
          <w:sz w:val="22"/>
          <w:szCs w:val="22"/>
        </w:rPr>
      </w:pPr>
    </w:p>
    <w:p w14:paraId="52F6A576" w14:textId="77777777" w:rsidR="000D6086" w:rsidRPr="009D08DA" w:rsidRDefault="000D6086" w:rsidP="009D08DA">
      <w:pPr>
        <w:spacing w:line="276" w:lineRule="auto"/>
        <w:jc w:val="both"/>
        <w:rPr>
          <w:rFonts w:ascii="Arial" w:hAnsi="Arial"/>
          <w:b/>
          <w:sz w:val="22"/>
          <w:szCs w:val="22"/>
        </w:rPr>
      </w:pPr>
    </w:p>
    <w:p w14:paraId="5B368266" w14:textId="77777777" w:rsidR="000D6086" w:rsidRPr="009D08DA" w:rsidRDefault="000D6086" w:rsidP="009D08DA">
      <w:pPr>
        <w:spacing w:line="276" w:lineRule="auto"/>
        <w:jc w:val="both"/>
        <w:rPr>
          <w:rFonts w:ascii="Arial" w:hAnsi="Arial"/>
          <w:b/>
          <w:sz w:val="22"/>
          <w:szCs w:val="22"/>
        </w:rPr>
      </w:pPr>
    </w:p>
    <w:p w14:paraId="5535576C" w14:textId="77777777" w:rsidR="000D6086" w:rsidRPr="009D08DA" w:rsidRDefault="000D6086" w:rsidP="009D08DA">
      <w:pPr>
        <w:spacing w:line="276" w:lineRule="auto"/>
        <w:jc w:val="both"/>
        <w:rPr>
          <w:rFonts w:ascii="Arial" w:hAnsi="Arial"/>
          <w:b/>
          <w:sz w:val="22"/>
          <w:szCs w:val="22"/>
        </w:rPr>
      </w:pPr>
    </w:p>
    <w:p w14:paraId="7A67B84D" w14:textId="77777777" w:rsidR="000D6086" w:rsidRPr="009D08DA" w:rsidRDefault="000D6086" w:rsidP="009D08DA">
      <w:pPr>
        <w:spacing w:line="276" w:lineRule="auto"/>
        <w:jc w:val="both"/>
        <w:rPr>
          <w:rFonts w:ascii="Arial" w:hAnsi="Arial"/>
          <w:b/>
          <w:sz w:val="22"/>
          <w:szCs w:val="22"/>
        </w:rPr>
      </w:pPr>
    </w:p>
    <w:p w14:paraId="78165BA7" w14:textId="77777777" w:rsidR="00F5712C" w:rsidRPr="009D08DA" w:rsidRDefault="00F5712C" w:rsidP="009D08DA">
      <w:pPr>
        <w:spacing w:line="276" w:lineRule="auto"/>
        <w:jc w:val="both"/>
        <w:rPr>
          <w:rFonts w:ascii="Arial" w:hAnsi="Arial"/>
          <w:b/>
          <w:sz w:val="22"/>
          <w:szCs w:val="22"/>
        </w:rPr>
      </w:pPr>
    </w:p>
    <w:p w14:paraId="0CC71546" w14:textId="77777777" w:rsidR="000D6086" w:rsidRPr="009D08DA" w:rsidRDefault="000D6086" w:rsidP="009D08DA">
      <w:pPr>
        <w:spacing w:line="276" w:lineRule="auto"/>
        <w:jc w:val="both"/>
        <w:rPr>
          <w:rFonts w:ascii="Arial" w:hAnsi="Arial"/>
          <w:b/>
          <w:sz w:val="22"/>
          <w:szCs w:val="22"/>
        </w:rPr>
      </w:pPr>
    </w:p>
    <w:p w14:paraId="4C87DECB" w14:textId="77777777" w:rsidR="000D6086" w:rsidRPr="009D08DA" w:rsidRDefault="000D6086" w:rsidP="009D08DA">
      <w:pPr>
        <w:spacing w:line="276" w:lineRule="auto"/>
        <w:jc w:val="center"/>
        <w:rPr>
          <w:rFonts w:ascii="Arial" w:hAnsi="Arial"/>
          <w:b/>
          <w:color w:val="002060"/>
          <w:sz w:val="22"/>
          <w:szCs w:val="22"/>
        </w:rPr>
      </w:pPr>
      <w:r w:rsidRPr="009D08DA">
        <w:rPr>
          <w:rFonts w:ascii="Arial" w:hAnsi="Arial"/>
          <w:b/>
          <w:color w:val="002060"/>
          <w:sz w:val="22"/>
          <w:szCs w:val="22"/>
        </w:rPr>
        <w:lastRenderedPageBreak/>
        <w:t>Secretaria Municipal da Fazenda</w:t>
      </w:r>
    </w:p>
    <w:p w14:paraId="137AECB6" w14:textId="77777777" w:rsidR="000D6086" w:rsidRPr="009D08DA" w:rsidRDefault="000D6086" w:rsidP="009D08DA">
      <w:pPr>
        <w:spacing w:line="276" w:lineRule="auto"/>
        <w:jc w:val="center"/>
        <w:rPr>
          <w:rFonts w:ascii="Arial" w:hAnsi="Arial"/>
          <w:sz w:val="10"/>
          <w:szCs w:val="10"/>
        </w:rPr>
      </w:pPr>
    </w:p>
    <w:p w14:paraId="6DD7C939" w14:textId="77777777" w:rsidR="000D6086" w:rsidRPr="009D08DA" w:rsidRDefault="000D6086" w:rsidP="009D08DA">
      <w:pPr>
        <w:spacing w:line="276" w:lineRule="auto"/>
        <w:jc w:val="center"/>
        <w:rPr>
          <w:rFonts w:ascii="Arial" w:hAnsi="Arial"/>
          <w:b/>
          <w:sz w:val="22"/>
          <w:szCs w:val="22"/>
        </w:rPr>
      </w:pPr>
      <w:r w:rsidRPr="009D08DA">
        <w:rPr>
          <w:rFonts w:ascii="Arial" w:hAnsi="Arial"/>
          <w:b/>
          <w:sz w:val="22"/>
          <w:szCs w:val="22"/>
        </w:rPr>
        <w:t>TERMO DE REFERÊNCIA - LEI 14.133/2021</w:t>
      </w:r>
    </w:p>
    <w:p w14:paraId="0A4F7803" w14:textId="77777777" w:rsidR="000D6086" w:rsidRPr="009D08DA" w:rsidRDefault="000D6086" w:rsidP="009D08DA">
      <w:pPr>
        <w:spacing w:line="276" w:lineRule="auto"/>
        <w:jc w:val="center"/>
        <w:rPr>
          <w:rFonts w:ascii="Arial" w:hAnsi="Arial"/>
          <w:b/>
          <w:sz w:val="22"/>
          <w:szCs w:val="22"/>
        </w:rPr>
      </w:pPr>
      <w:r w:rsidRPr="009D08DA">
        <w:rPr>
          <w:rFonts w:ascii="Arial" w:hAnsi="Arial"/>
          <w:b/>
          <w:sz w:val="22"/>
          <w:szCs w:val="22"/>
        </w:rPr>
        <w:t>PREGÃO ELETRÔNICO</w:t>
      </w:r>
    </w:p>
    <w:p w14:paraId="25BBB893" w14:textId="77777777" w:rsidR="000D6086" w:rsidRPr="009D08DA" w:rsidRDefault="000D6086" w:rsidP="009D08DA">
      <w:pPr>
        <w:spacing w:line="276" w:lineRule="auto"/>
        <w:jc w:val="center"/>
        <w:rPr>
          <w:rFonts w:ascii="Arial" w:hAnsi="Arial"/>
          <w:b/>
          <w:sz w:val="22"/>
          <w:szCs w:val="22"/>
        </w:rPr>
      </w:pPr>
      <w:r w:rsidRPr="009D08DA">
        <w:rPr>
          <w:rFonts w:ascii="Arial" w:hAnsi="Arial"/>
          <w:b/>
          <w:sz w:val="22"/>
          <w:szCs w:val="22"/>
        </w:rPr>
        <w:t>(COMPRAS)</w:t>
      </w:r>
    </w:p>
    <w:p w14:paraId="2DA49CB2" w14:textId="77777777" w:rsidR="000D6086" w:rsidRPr="009D08DA" w:rsidRDefault="000D6086" w:rsidP="009D08DA">
      <w:pPr>
        <w:spacing w:line="276" w:lineRule="auto"/>
        <w:jc w:val="center"/>
        <w:rPr>
          <w:rFonts w:ascii="Arial" w:hAnsi="Arial"/>
          <w:color w:val="FF0000"/>
          <w:sz w:val="22"/>
          <w:szCs w:val="22"/>
        </w:rPr>
      </w:pPr>
      <w:r w:rsidRPr="009D08DA">
        <w:rPr>
          <w:rFonts w:ascii="Arial" w:hAnsi="Arial"/>
          <w:sz w:val="22"/>
          <w:szCs w:val="22"/>
        </w:rPr>
        <w:t xml:space="preserve">Processo Administrativo nº </w:t>
      </w:r>
      <w:r w:rsidRPr="009D08DA">
        <w:rPr>
          <w:rFonts w:ascii="Arial" w:hAnsi="Arial"/>
          <w:color w:val="FF0000"/>
          <w:sz w:val="22"/>
          <w:szCs w:val="22"/>
        </w:rPr>
        <w:t>(.........................)</w:t>
      </w:r>
    </w:p>
    <w:p w14:paraId="1F1C2279" w14:textId="77777777" w:rsidR="000D6086" w:rsidRPr="009D08DA" w:rsidRDefault="000D6086" w:rsidP="009D08DA">
      <w:pPr>
        <w:spacing w:line="276" w:lineRule="auto"/>
        <w:jc w:val="both"/>
        <w:rPr>
          <w:rFonts w:ascii="Arial" w:hAnsi="Arial"/>
          <w:sz w:val="10"/>
          <w:szCs w:val="10"/>
        </w:rPr>
      </w:pPr>
    </w:p>
    <w:p w14:paraId="15632C37" w14:textId="77777777" w:rsidR="000D6086" w:rsidRPr="009D08DA" w:rsidRDefault="000D6086" w:rsidP="009D08DA">
      <w:pPr>
        <w:pStyle w:val="PargrafodaLista"/>
        <w:numPr>
          <w:ilvl w:val="0"/>
          <w:numId w:val="1"/>
        </w:numPr>
        <w:tabs>
          <w:tab w:val="left" w:pos="284"/>
        </w:tabs>
        <w:spacing w:line="276" w:lineRule="auto"/>
        <w:ind w:left="0" w:firstLine="0"/>
        <w:jc w:val="both"/>
        <w:rPr>
          <w:rFonts w:ascii="Arial" w:hAnsi="Arial"/>
          <w:b/>
          <w:sz w:val="22"/>
          <w:szCs w:val="22"/>
        </w:rPr>
      </w:pPr>
      <w:r w:rsidRPr="009D08DA">
        <w:rPr>
          <w:rFonts w:ascii="Arial" w:hAnsi="Arial"/>
          <w:b/>
          <w:sz w:val="22"/>
          <w:szCs w:val="22"/>
        </w:rPr>
        <w:t xml:space="preserve">DAS CONDIÇÕES GERAIS DA CONTRATAÇÃO </w:t>
      </w:r>
    </w:p>
    <w:p w14:paraId="18A3EC8F"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(Art. 6º, XXIII, “a” e “i” da Lei n. 14.133/2021).</w:t>
      </w:r>
    </w:p>
    <w:p w14:paraId="63B6F4BA" w14:textId="77777777" w:rsidR="000D6086" w:rsidRPr="009D08DA" w:rsidRDefault="000D6086" w:rsidP="009D08DA">
      <w:pPr>
        <w:spacing w:line="276" w:lineRule="auto"/>
        <w:jc w:val="both"/>
        <w:rPr>
          <w:rFonts w:ascii="Arial" w:hAnsi="Arial"/>
          <w:sz w:val="10"/>
          <w:szCs w:val="10"/>
        </w:rPr>
      </w:pPr>
    </w:p>
    <w:p w14:paraId="7CD7680C" w14:textId="725EBBDD" w:rsidR="00AC22B0" w:rsidRDefault="00C61F0B" w:rsidP="00C61F0B">
      <w:pPr>
        <w:tabs>
          <w:tab w:val="left" w:pos="210"/>
        </w:tabs>
        <w:spacing w:line="276" w:lineRule="auto"/>
        <w:jc w:val="both"/>
        <w:rPr>
          <w:rFonts w:ascii="Arial" w:hAnsi="Arial"/>
        </w:rPr>
      </w:pPr>
      <w:r>
        <w:rPr>
          <w:rFonts w:ascii="Arial" w:hAnsi="Arial"/>
          <w:sz w:val="22"/>
          <w:szCs w:val="22"/>
        </w:rPr>
        <w:t xml:space="preserve">1.1 </w:t>
      </w:r>
      <w:r w:rsidR="005846DC" w:rsidRPr="009D08DA">
        <w:rPr>
          <w:rFonts w:ascii="Arial" w:hAnsi="Arial"/>
          <w:sz w:val="22"/>
          <w:szCs w:val="22"/>
        </w:rPr>
        <w:t xml:space="preserve">Aquisição de prestação de serviços por </w:t>
      </w:r>
      <w:del w:id="5" w:author="#3" w:date="2026-06-15T16:24:00Z" w16du:dateUtc="2026-06-15T19:24:00Z">
        <w:r w:rsidR="005846DC" w:rsidRPr="009D08DA">
          <w:rPr>
            <w:rFonts w:ascii="Arial" w:hAnsi="Arial"/>
            <w:sz w:val="22"/>
            <w:szCs w:val="22"/>
          </w:rPr>
          <w:delText xml:space="preserve">instituições financeiras </w:delText>
        </w:r>
        <w:r w:rsidR="00AC22B0" w:rsidRPr="00C61F0B">
          <w:rPr>
            <w:rFonts w:ascii="Arial" w:hAnsi="Arial"/>
            <w:sz w:val="22"/>
            <w:szCs w:val="22"/>
            <w:highlight w:val="yellow"/>
          </w:rPr>
          <w:delText>ou empresas de tecnologia</w:delText>
        </w:r>
        <w:r w:rsidR="005846DC" w:rsidRPr="009D08DA">
          <w:rPr>
            <w:rFonts w:ascii="Arial" w:hAnsi="Arial"/>
            <w:sz w:val="22"/>
            <w:szCs w:val="22"/>
          </w:rPr>
          <w:delText xml:space="preserve"> via </w:delText>
        </w:r>
        <w:r w:rsidR="00AC22B0" w:rsidRPr="009D08DA">
          <w:rPr>
            <w:rFonts w:ascii="Arial" w:hAnsi="Arial"/>
          </w:rPr>
          <w:delText>Débito Direto Autorizado – DDA</w:delText>
        </w:r>
        <w:r w:rsidR="005846DC" w:rsidRPr="009D08DA">
          <w:rPr>
            <w:rFonts w:ascii="Arial" w:hAnsi="Arial"/>
            <w:sz w:val="22"/>
            <w:szCs w:val="22"/>
          </w:rPr>
          <w:delText>,</w:delText>
        </w:r>
      </w:del>
      <w:ins w:id="6" w:author="#3" w:date="2026-06-15T16:24:00Z" w16du:dateUtc="2026-06-15T19:24:00Z">
        <w:r w:rsidR="00922AEC" w:rsidRPr="00922AEC">
          <w:rPr>
            <w:rFonts w:ascii="Arial" w:hAnsi="Arial"/>
            <w:sz w:val="22"/>
            <w:szCs w:val="22"/>
          </w:rPr>
          <w:t>Pessoa Jurídica de direito privado</w:t>
        </w:r>
      </w:ins>
      <w:r w:rsidR="005846DC" w:rsidRPr="009D08DA">
        <w:rPr>
          <w:rFonts w:ascii="Arial" w:hAnsi="Arial"/>
          <w:sz w:val="22"/>
          <w:szCs w:val="22"/>
        </w:rPr>
        <w:t xml:space="preserve"> </w:t>
      </w:r>
      <w:r w:rsidR="00AC22B0" w:rsidRPr="009D08DA">
        <w:rPr>
          <w:rFonts w:ascii="Arial" w:hAnsi="Arial"/>
        </w:rPr>
        <w:t>para ampliação da arrecadação por meios de pagamento e com objetivo de adequação dos serviços aos padrões tecnológicos e operacionais definidos pela FEBRABAN, permitindo integração eficiente com os sistemas fiscais do Município</w:t>
      </w:r>
      <w:r>
        <w:rPr>
          <w:rFonts w:ascii="Arial" w:hAnsi="Arial"/>
        </w:rPr>
        <w:t xml:space="preserve">, para uma estimativa de quantidades de </w:t>
      </w:r>
      <w:r w:rsidRPr="00C61F0B">
        <w:rPr>
          <w:rFonts w:ascii="Arial" w:hAnsi="Arial"/>
          <w:b/>
          <w:bCs/>
        </w:rPr>
        <w:t>4.095.467</w:t>
      </w:r>
      <w:r>
        <w:rPr>
          <w:rFonts w:ascii="Arial" w:hAnsi="Arial"/>
        </w:rPr>
        <w:t xml:space="preserve"> guias para ambos os modelos de </w:t>
      </w:r>
      <w:del w:id="7" w:author="#3" w:date="2026-06-15T16:24:00Z" w16du:dateUtc="2026-06-15T19:24:00Z">
        <w:r>
          <w:rPr>
            <w:rFonts w:ascii="Arial" w:hAnsi="Arial"/>
          </w:rPr>
          <w:delText>Bolepix</w:delText>
        </w:r>
      </w:del>
      <w:ins w:id="8" w:author="#3" w:date="2026-06-15T16:24:00Z" w16du:dateUtc="2026-06-15T19:24:00Z">
        <w:r w:rsidR="00227556">
          <w:rPr>
            <w:rFonts w:ascii="Arial" w:hAnsi="Arial"/>
          </w:rPr>
          <w:t>‘</w:t>
        </w:r>
        <w:proofErr w:type="spellStart"/>
        <w:r>
          <w:rPr>
            <w:rFonts w:ascii="Arial" w:hAnsi="Arial"/>
          </w:rPr>
          <w:t>Bolepix</w:t>
        </w:r>
        <w:proofErr w:type="spellEnd"/>
        <w:r w:rsidR="00227556">
          <w:rPr>
            <w:rFonts w:ascii="Arial" w:hAnsi="Arial"/>
          </w:rPr>
          <w:t>’</w:t>
        </w:r>
      </w:ins>
      <w:r w:rsidR="00AC22B0" w:rsidRPr="009D08DA">
        <w:rPr>
          <w:rFonts w:ascii="Arial" w:hAnsi="Arial"/>
        </w:rPr>
        <w:t>.</w:t>
      </w:r>
    </w:p>
    <w:p w14:paraId="6EBF8473" w14:textId="77777777" w:rsidR="00C61F0B" w:rsidRPr="00C61F0B" w:rsidRDefault="00C61F0B" w:rsidP="00C61F0B">
      <w:pPr>
        <w:tabs>
          <w:tab w:val="left" w:pos="210"/>
        </w:tabs>
        <w:spacing w:line="276" w:lineRule="auto"/>
        <w:jc w:val="both"/>
        <w:rPr>
          <w:rFonts w:ascii="Arial" w:hAnsi="Arial"/>
          <w:sz w:val="10"/>
          <w:szCs w:val="10"/>
        </w:rPr>
      </w:pPr>
    </w:p>
    <w:p w14:paraId="444925CA" w14:textId="77777777" w:rsidR="00C61F0B" w:rsidRDefault="00C61F0B" w:rsidP="00C61F0B">
      <w:pPr>
        <w:tabs>
          <w:tab w:val="left" w:pos="210"/>
        </w:tabs>
        <w:spacing w:line="276" w:lineRule="auto"/>
        <w:jc w:val="both"/>
        <w:rPr>
          <w:rFonts w:ascii="Arial" w:hAnsi="Arial"/>
        </w:rPr>
      </w:pPr>
      <w:r>
        <w:rPr>
          <w:rFonts w:ascii="Arial" w:hAnsi="Arial"/>
        </w:rPr>
        <w:t xml:space="preserve">1.2 A Administração poderá optar pelo (s) modelo (s) </w:t>
      </w:r>
      <w:proofErr w:type="spellStart"/>
      <w:r>
        <w:rPr>
          <w:rFonts w:ascii="Arial" w:hAnsi="Arial"/>
        </w:rPr>
        <w:t>Bolepix</w:t>
      </w:r>
      <w:proofErr w:type="spellEnd"/>
      <w:r>
        <w:rPr>
          <w:rFonts w:ascii="Arial" w:hAnsi="Arial"/>
        </w:rPr>
        <w:t xml:space="preserve"> que mais se enquadrar na eficiência e economicidade, conforme Tabela 01 e tabela 02 abaixo, considerando, inclusive, o retorno arrecadatório pelo alcance dos canais de pagamento através da mensageria aos contribuintes.</w:t>
      </w:r>
    </w:p>
    <w:p w14:paraId="453B9385" w14:textId="77777777" w:rsidR="00C61F0B" w:rsidRPr="00C61F0B" w:rsidRDefault="00C61F0B" w:rsidP="00C61F0B">
      <w:pPr>
        <w:tabs>
          <w:tab w:val="left" w:pos="210"/>
          <w:tab w:val="left" w:pos="426"/>
        </w:tabs>
        <w:spacing w:line="276" w:lineRule="auto"/>
        <w:jc w:val="both"/>
        <w:rPr>
          <w:rFonts w:ascii="Arial" w:hAnsi="Arial"/>
          <w:sz w:val="10"/>
          <w:szCs w:val="10"/>
        </w:rPr>
      </w:pPr>
    </w:p>
    <w:p w14:paraId="199726B1" w14:textId="77777777" w:rsidR="00C61F0B" w:rsidRPr="00C61F0B" w:rsidRDefault="00C61F0B" w:rsidP="00C61F0B">
      <w:pPr>
        <w:tabs>
          <w:tab w:val="left" w:pos="210"/>
        </w:tabs>
        <w:spacing w:line="276" w:lineRule="auto"/>
        <w:ind w:left="476" w:hanging="476"/>
        <w:jc w:val="both"/>
        <w:rPr>
          <w:rFonts w:ascii="Arial" w:hAnsi="Arial"/>
          <w:sz w:val="22"/>
          <w:szCs w:val="22"/>
        </w:rPr>
      </w:pPr>
      <w:r w:rsidRPr="00C61F0B">
        <w:rPr>
          <w:rFonts w:ascii="Arial" w:hAnsi="Arial"/>
          <w:sz w:val="22"/>
          <w:szCs w:val="22"/>
        </w:rPr>
        <w:tab/>
        <w:t xml:space="preserve">    1.2.1 A Tabela 01 contempla a contratação dos serviços acessórios de comunicação eletrônica exclusivamente por e-mail, modelo que apresenta menor custo operacional e atende contribuintes que utilizam predominantemente canais eletrônicos convencionais para recebimento e quitação das obrigações tributárias.</w:t>
      </w:r>
    </w:p>
    <w:p w14:paraId="56B411D1" w14:textId="77777777" w:rsidR="00AC22B0" w:rsidRPr="009D08DA" w:rsidRDefault="00AC22B0" w:rsidP="00C61F0B">
      <w:pPr>
        <w:tabs>
          <w:tab w:val="left" w:pos="378"/>
        </w:tabs>
        <w:spacing w:line="276" w:lineRule="auto"/>
        <w:ind w:left="476" w:hanging="476"/>
        <w:jc w:val="both"/>
        <w:rPr>
          <w:rFonts w:ascii="Arial" w:hAnsi="Arial"/>
          <w:sz w:val="10"/>
          <w:szCs w:val="10"/>
        </w:rPr>
      </w:pPr>
    </w:p>
    <w:p w14:paraId="551C5DA2" w14:textId="77777777" w:rsidR="000D6086" w:rsidRPr="009D08DA" w:rsidRDefault="000D6086" w:rsidP="009D08DA">
      <w:pPr>
        <w:spacing w:line="276" w:lineRule="auto"/>
        <w:jc w:val="both"/>
        <w:rPr>
          <w:rFonts w:ascii="Arial" w:hAnsi="Arial"/>
          <w:sz w:val="22"/>
          <w:szCs w:val="22"/>
        </w:rPr>
      </w:pPr>
      <w:bookmarkStart w:id="9" w:name="_Hlk227154719"/>
      <w:r w:rsidRPr="009D08DA">
        <w:rPr>
          <w:rFonts w:ascii="Arial" w:hAnsi="Arial"/>
          <w:b/>
          <w:bCs/>
          <w:sz w:val="22"/>
          <w:szCs w:val="22"/>
        </w:rPr>
        <w:t xml:space="preserve">TABELA 01 – </w:t>
      </w:r>
      <w:r w:rsidR="00AC22B0" w:rsidRPr="009D08DA">
        <w:rPr>
          <w:rFonts w:ascii="Arial" w:hAnsi="Arial"/>
          <w:b/>
          <w:bCs/>
          <w:sz w:val="22"/>
          <w:szCs w:val="22"/>
        </w:rPr>
        <w:t>TABELA CUSTO CONTRATAÇÃO VIA DDA</w:t>
      </w:r>
      <w:r w:rsidR="00C61F0B">
        <w:rPr>
          <w:rFonts w:ascii="Arial" w:hAnsi="Arial"/>
          <w:b/>
          <w:bCs/>
          <w:sz w:val="22"/>
          <w:szCs w:val="22"/>
        </w:rPr>
        <w:t xml:space="preserve"> – BOLEPIX APENAS E-MAIL</w:t>
      </w:r>
    </w:p>
    <w:bookmarkEnd w:id="9"/>
    <w:p w14:paraId="3C410078" w14:textId="77777777" w:rsidR="000D6086" w:rsidRPr="009D08DA" w:rsidRDefault="000D6086" w:rsidP="009D08DA">
      <w:pPr>
        <w:spacing w:line="276" w:lineRule="auto"/>
        <w:jc w:val="both"/>
        <w:rPr>
          <w:rFonts w:ascii="Arial" w:hAnsi="Arial"/>
          <w:b/>
          <w:bCs/>
          <w:sz w:val="10"/>
          <w:szCs w:val="10"/>
        </w:rPr>
      </w:pPr>
    </w:p>
    <w:tbl>
      <w:tblPr>
        <w:tblW w:w="91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10" w:author="#3" w:date="2026-06-15T16:24:00Z" w16du:dateUtc="2026-06-15T19:24:00Z">
          <w:tblPr>
            <w:tblW w:w="91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PrChange>
      </w:tblPr>
      <w:tblGrid>
        <w:gridCol w:w="642"/>
        <w:gridCol w:w="2722"/>
        <w:gridCol w:w="992"/>
        <w:gridCol w:w="992"/>
        <w:gridCol w:w="1418"/>
        <w:gridCol w:w="992"/>
        <w:gridCol w:w="1417"/>
        <w:tblGridChange w:id="11">
          <w:tblGrid>
            <w:gridCol w:w="113"/>
            <w:gridCol w:w="529"/>
            <w:gridCol w:w="113"/>
            <w:gridCol w:w="2609"/>
            <w:gridCol w:w="113"/>
            <w:gridCol w:w="879"/>
            <w:gridCol w:w="113"/>
            <w:gridCol w:w="879"/>
            <w:gridCol w:w="113"/>
            <w:gridCol w:w="1305"/>
            <w:gridCol w:w="113"/>
            <w:gridCol w:w="879"/>
            <w:gridCol w:w="113"/>
            <w:gridCol w:w="1304"/>
            <w:gridCol w:w="113"/>
          </w:tblGrid>
        </w:tblGridChange>
      </w:tblGrid>
      <w:tr w:rsidR="00432344" w:rsidRPr="009D08DA" w14:paraId="48522257" w14:textId="77777777" w:rsidTr="00AC22B0">
        <w:trPr>
          <w:trHeight w:val="432"/>
          <w:trPrChange w:id="12" w:author="#3" w:date="2026-06-15T16:24:00Z" w16du:dateUtc="2026-06-15T19:24:00Z">
            <w:trPr>
              <w:gridAfter w:val="0"/>
              <w:trHeight w:val="432"/>
            </w:trPr>
          </w:trPrChange>
        </w:trPr>
        <w:tc>
          <w:tcPr>
            <w:tcW w:w="642" w:type="dxa"/>
            <w:tcBorders>
              <w:top w:val="single" w:sz="4" w:space="0" w:color="000000"/>
              <w:left w:val="single" w:sz="4" w:space="0" w:color="000000"/>
              <w:bottom w:val="single" w:sz="4" w:space="0" w:color="000000"/>
              <w:right w:val="single" w:sz="4" w:space="0" w:color="000000"/>
            </w:tcBorders>
            <w:tcPrChange w:id="13" w:author="#3" w:date="2026-06-15T16:24:00Z" w16du:dateUtc="2026-06-15T19:24:00Z">
              <w:tcPr>
                <w:tcW w:w="642" w:type="dxa"/>
                <w:gridSpan w:val="2"/>
                <w:tcBorders>
                  <w:top w:val="single" w:sz="4" w:space="0" w:color="000000"/>
                  <w:left w:val="single" w:sz="4" w:space="0" w:color="000000"/>
                  <w:bottom w:val="single" w:sz="4" w:space="0" w:color="000000"/>
                  <w:right w:val="single" w:sz="4" w:space="0" w:color="000000"/>
                </w:tcBorders>
              </w:tcPr>
            </w:tcPrChange>
          </w:tcPr>
          <w:p w14:paraId="24BBD5A9" w14:textId="77777777" w:rsidR="000D6086" w:rsidRPr="009D08DA" w:rsidRDefault="000D6086" w:rsidP="009D08DA">
            <w:pPr>
              <w:spacing w:line="276" w:lineRule="auto"/>
              <w:jc w:val="both"/>
              <w:rPr>
                <w:rFonts w:ascii="Arial" w:hAnsi="Arial"/>
                <w:b/>
                <w:bCs/>
                <w:sz w:val="16"/>
                <w:szCs w:val="16"/>
              </w:rPr>
            </w:pPr>
            <w:bookmarkStart w:id="14" w:name="_Hlk230092546"/>
          </w:p>
          <w:p w14:paraId="5500749B" w14:textId="77777777" w:rsidR="000D6086" w:rsidRPr="009D08DA" w:rsidRDefault="000D6086" w:rsidP="009D08DA">
            <w:pPr>
              <w:spacing w:line="276" w:lineRule="auto"/>
              <w:jc w:val="both"/>
              <w:rPr>
                <w:rFonts w:ascii="Arial" w:hAnsi="Arial"/>
                <w:b/>
                <w:bCs/>
                <w:sz w:val="16"/>
                <w:szCs w:val="16"/>
              </w:rPr>
            </w:pPr>
            <w:r w:rsidRPr="009D08DA">
              <w:rPr>
                <w:rFonts w:ascii="Arial" w:hAnsi="Arial"/>
                <w:b/>
                <w:bCs/>
                <w:sz w:val="16"/>
                <w:szCs w:val="16"/>
              </w:rPr>
              <w:t>ITEM</w:t>
            </w:r>
          </w:p>
          <w:p w14:paraId="0D8651B4" w14:textId="77777777" w:rsidR="000D6086" w:rsidRPr="009D08DA" w:rsidRDefault="000D6086" w:rsidP="009D08DA">
            <w:pPr>
              <w:spacing w:line="276" w:lineRule="auto"/>
              <w:jc w:val="both"/>
              <w:rPr>
                <w:rFonts w:ascii="Arial" w:hAnsi="Arial"/>
                <w:b/>
                <w:bCs/>
                <w:sz w:val="16"/>
                <w:szCs w:val="16"/>
              </w:rPr>
            </w:pPr>
          </w:p>
        </w:tc>
        <w:tc>
          <w:tcPr>
            <w:tcW w:w="2722" w:type="dxa"/>
            <w:tcBorders>
              <w:top w:val="single" w:sz="4" w:space="0" w:color="000000"/>
              <w:left w:val="single" w:sz="4" w:space="0" w:color="000000"/>
              <w:bottom w:val="single" w:sz="4" w:space="0" w:color="000000"/>
              <w:right w:val="single" w:sz="4" w:space="0" w:color="000000"/>
            </w:tcBorders>
            <w:hideMark/>
            <w:tcPrChange w:id="15" w:author="#3" w:date="2026-06-15T16:24:00Z" w16du:dateUtc="2026-06-15T19:24:00Z">
              <w:tcPr>
                <w:tcW w:w="2722" w:type="dxa"/>
                <w:gridSpan w:val="2"/>
                <w:tcBorders>
                  <w:top w:val="single" w:sz="4" w:space="0" w:color="000000"/>
                  <w:left w:val="single" w:sz="4" w:space="0" w:color="000000"/>
                  <w:bottom w:val="single" w:sz="4" w:space="0" w:color="000000"/>
                  <w:right w:val="single" w:sz="4" w:space="0" w:color="000000"/>
                </w:tcBorders>
                <w:hideMark/>
              </w:tcPr>
            </w:tcPrChange>
          </w:tcPr>
          <w:p w14:paraId="74F90F60" w14:textId="77777777" w:rsidR="000D6086" w:rsidRPr="009D08DA" w:rsidRDefault="000D6086" w:rsidP="009D08DA">
            <w:pPr>
              <w:spacing w:line="276" w:lineRule="auto"/>
              <w:jc w:val="center"/>
              <w:rPr>
                <w:rFonts w:ascii="Arial" w:hAnsi="Arial"/>
                <w:b/>
                <w:bCs/>
                <w:sz w:val="16"/>
                <w:szCs w:val="16"/>
              </w:rPr>
            </w:pPr>
          </w:p>
          <w:p w14:paraId="11CFBD6E" w14:textId="77777777" w:rsidR="000D6086" w:rsidRPr="009D08DA" w:rsidRDefault="000D6086" w:rsidP="009D08DA">
            <w:pPr>
              <w:spacing w:line="276" w:lineRule="auto"/>
              <w:jc w:val="center"/>
              <w:rPr>
                <w:rFonts w:ascii="Arial" w:hAnsi="Arial"/>
                <w:b/>
                <w:bCs/>
                <w:sz w:val="16"/>
                <w:szCs w:val="16"/>
              </w:rPr>
            </w:pPr>
            <w:r w:rsidRPr="009D08DA">
              <w:rPr>
                <w:rFonts w:ascii="Arial" w:hAnsi="Arial"/>
                <w:b/>
                <w:bCs/>
                <w:sz w:val="16"/>
                <w:szCs w:val="16"/>
              </w:rPr>
              <w:t>ESPECIFICAÇÃO</w:t>
            </w:r>
          </w:p>
        </w:tc>
        <w:tc>
          <w:tcPr>
            <w:tcW w:w="992" w:type="dxa"/>
            <w:tcBorders>
              <w:top w:val="single" w:sz="4" w:space="0" w:color="000000"/>
              <w:left w:val="single" w:sz="4" w:space="0" w:color="000000"/>
              <w:bottom w:val="single" w:sz="4" w:space="0" w:color="000000"/>
              <w:right w:val="single" w:sz="4" w:space="0" w:color="000000"/>
            </w:tcBorders>
            <w:hideMark/>
            <w:tcPrChange w:id="16"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hideMark/>
              </w:tcPr>
            </w:tcPrChange>
          </w:tcPr>
          <w:p w14:paraId="69A2D9A2" w14:textId="77777777" w:rsidR="00432344" w:rsidRPr="009D08DA" w:rsidRDefault="00432344" w:rsidP="009D08DA">
            <w:pPr>
              <w:spacing w:line="276" w:lineRule="auto"/>
              <w:jc w:val="both"/>
              <w:rPr>
                <w:rFonts w:ascii="Arial" w:hAnsi="Arial"/>
                <w:b/>
                <w:bCs/>
                <w:sz w:val="16"/>
                <w:szCs w:val="16"/>
              </w:rPr>
            </w:pPr>
          </w:p>
          <w:p w14:paraId="2784104B" w14:textId="77777777" w:rsidR="000D6086" w:rsidRPr="009D08DA" w:rsidRDefault="000D6086" w:rsidP="009D08DA">
            <w:pPr>
              <w:spacing w:line="276" w:lineRule="auto"/>
              <w:jc w:val="both"/>
              <w:rPr>
                <w:rFonts w:ascii="Arial" w:hAnsi="Arial"/>
                <w:b/>
                <w:bCs/>
                <w:sz w:val="16"/>
                <w:szCs w:val="16"/>
              </w:rPr>
            </w:pPr>
            <w:r w:rsidRPr="009D08DA">
              <w:rPr>
                <w:rFonts w:ascii="Arial" w:hAnsi="Arial"/>
                <w:b/>
                <w:bCs/>
                <w:sz w:val="16"/>
                <w:szCs w:val="16"/>
              </w:rPr>
              <w:t>IDENTIF./ C</w:t>
            </w:r>
            <w:r w:rsidR="00F5712C" w:rsidRPr="009D08DA">
              <w:rPr>
                <w:rFonts w:ascii="Arial" w:hAnsi="Arial"/>
                <w:b/>
                <w:bCs/>
                <w:sz w:val="16"/>
                <w:szCs w:val="16"/>
              </w:rPr>
              <w:t>Ó</w:t>
            </w:r>
            <w:r w:rsidRPr="009D08DA">
              <w:rPr>
                <w:rFonts w:ascii="Arial" w:hAnsi="Arial"/>
                <w:b/>
                <w:bCs/>
                <w:sz w:val="16"/>
                <w:szCs w:val="16"/>
              </w:rPr>
              <w:t>DIGO</w:t>
            </w:r>
          </w:p>
        </w:tc>
        <w:tc>
          <w:tcPr>
            <w:tcW w:w="992" w:type="dxa"/>
            <w:tcBorders>
              <w:top w:val="single" w:sz="4" w:space="0" w:color="000000"/>
              <w:left w:val="single" w:sz="4" w:space="0" w:color="000000"/>
              <w:bottom w:val="single" w:sz="4" w:space="0" w:color="000000"/>
              <w:right w:val="single" w:sz="4" w:space="0" w:color="000000"/>
            </w:tcBorders>
            <w:hideMark/>
            <w:tcPrChange w:id="17"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hideMark/>
              </w:tcPr>
            </w:tcPrChange>
          </w:tcPr>
          <w:p w14:paraId="1071CB11" w14:textId="77777777" w:rsidR="000D6086" w:rsidRPr="009D08DA" w:rsidRDefault="000D6086" w:rsidP="009D08DA">
            <w:pPr>
              <w:spacing w:line="276" w:lineRule="auto"/>
              <w:jc w:val="both"/>
              <w:rPr>
                <w:rFonts w:ascii="Arial" w:hAnsi="Arial"/>
                <w:b/>
                <w:bCs/>
                <w:sz w:val="16"/>
                <w:szCs w:val="16"/>
              </w:rPr>
            </w:pPr>
            <w:r w:rsidRPr="009D08DA">
              <w:rPr>
                <w:rFonts w:ascii="Arial" w:hAnsi="Arial"/>
                <w:b/>
                <w:bCs/>
                <w:sz w:val="16"/>
                <w:szCs w:val="16"/>
              </w:rPr>
              <w:t>UNIDADE DE MEDIDA</w:t>
            </w:r>
          </w:p>
        </w:tc>
        <w:tc>
          <w:tcPr>
            <w:tcW w:w="1418" w:type="dxa"/>
            <w:tcBorders>
              <w:top w:val="single" w:sz="4" w:space="0" w:color="000000"/>
              <w:left w:val="single" w:sz="4" w:space="0" w:color="000000"/>
              <w:bottom w:val="single" w:sz="4" w:space="0" w:color="000000"/>
              <w:right w:val="single" w:sz="4" w:space="0" w:color="000000"/>
            </w:tcBorders>
            <w:tcPrChange w:id="18" w:author="#3" w:date="2026-06-15T16:24:00Z" w16du:dateUtc="2026-06-15T19:24:00Z">
              <w:tcPr>
                <w:tcW w:w="1418" w:type="dxa"/>
                <w:gridSpan w:val="2"/>
                <w:tcBorders>
                  <w:top w:val="single" w:sz="4" w:space="0" w:color="000000"/>
                  <w:left w:val="single" w:sz="4" w:space="0" w:color="000000"/>
                  <w:bottom w:val="single" w:sz="4" w:space="0" w:color="000000"/>
                  <w:right w:val="single" w:sz="4" w:space="0" w:color="000000"/>
                </w:tcBorders>
              </w:tcPr>
            </w:tcPrChange>
          </w:tcPr>
          <w:p w14:paraId="7887F907" w14:textId="77777777" w:rsidR="000D6086" w:rsidRPr="009D08DA" w:rsidRDefault="000D6086" w:rsidP="009D08DA">
            <w:pPr>
              <w:spacing w:line="276" w:lineRule="auto"/>
              <w:jc w:val="both"/>
              <w:rPr>
                <w:rFonts w:ascii="Arial" w:hAnsi="Arial"/>
                <w:b/>
                <w:bCs/>
                <w:sz w:val="16"/>
                <w:szCs w:val="16"/>
              </w:rPr>
            </w:pPr>
          </w:p>
          <w:p w14:paraId="1369880B" w14:textId="77777777" w:rsidR="000D6086" w:rsidRPr="009D08DA" w:rsidRDefault="000D6086" w:rsidP="009D08DA">
            <w:pPr>
              <w:spacing w:line="276" w:lineRule="auto"/>
              <w:jc w:val="center"/>
              <w:rPr>
                <w:rFonts w:ascii="Arial" w:hAnsi="Arial"/>
                <w:b/>
                <w:bCs/>
                <w:sz w:val="16"/>
                <w:szCs w:val="16"/>
              </w:rPr>
            </w:pPr>
            <w:r w:rsidRPr="009D08DA">
              <w:rPr>
                <w:rFonts w:ascii="Arial" w:hAnsi="Arial"/>
                <w:b/>
                <w:bCs/>
                <w:sz w:val="16"/>
                <w:szCs w:val="16"/>
              </w:rPr>
              <w:t>QUANTIDAD</w:t>
            </w:r>
            <w:r w:rsidR="00432344" w:rsidRPr="009D08DA">
              <w:rPr>
                <w:rFonts w:ascii="Arial" w:hAnsi="Arial"/>
                <w:b/>
                <w:bCs/>
                <w:sz w:val="16"/>
                <w:szCs w:val="16"/>
              </w:rPr>
              <w:t>E</w:t>
            </w:r>
          </w:p>
        </w:tc>
        <w:tc>
          <w:tcPr>
            <w:tcW w:w="992" w:type="dxa"/>
            <w:tcBorders>
              <w:top w:val="single" w:sz="4" w:space="0" w:color="000000"/>
              <w:left w:val="single" w:sz="4" w:space="0" w:color="000000"/>
              <w:bottom w:val="single" w:sz="4" w:space="0" w:color="000000"/>
              <w:right w:val="single" w:sz="4" w:space="0" w:color="000000"/>
            </w:tcBorders>
            <w:tcPrChange w:id="19"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5294C345" w14:textId="77777777" w:rsidR="000D6086" w:rsidRPr="009D08DA" w:rsidRDefault="000D6086" w:rsidP="009D08DA">
            <w:pPr>
              <w:spacing w:line="276" w:lineRule="auto"/>
              <w:jc w:val="center"/>
              <w:rPr>
                <w:rFonts w:ascii="Arial" w:hAnsi="Arial"/>
                <w:b/>
                <w:bCs/>
                <w:sz w:val="16"/>
                <w:szCs w:val="16"/>
              </w:rPr>
            </w:pPr>
          </w:p>
          <w:p w14:paraId="30140D87" w14:textId="77777777" w:rsidR="000D6086" w:rsidRPr="009D08DA" w:rsidRDefault="000D6086" w:rsidP="009D08DA">
            <w:pPr>
              <w:spacing w:line="276" w:lineRule="auto"/>
              <w:jc w:val="center"/>
              <w:rPr>
                <w:rFonts w:ascii="Arial" w:hAnsi="Arial"/>
                <w:b/>
                <w:bCs/>
                <w:sz w:val="16"/>
                <w:szCs w:val="16"/>
              </w:rPr>
            </w:pPr>
            <w:r w:rsidRPr="009D08DA">
              <w:rPr>
                <w:rFonts w:ascii="Arial" w:hAnsi="Arial"/>
                <w:b/>
                <w:bCs/>
                <w:sz w:val="16"/>
                <w:szCs w:val="16"/>
              </w:rPr>
              <w:t>VALOR UNITÁRIO</w:t>
            </w:r>
          </w:p>
        </w:tc>
        <w:tc>
          <w:tcPr>
            <w:tcW w:w="1417" w:type="dxa"/>
            <w:tcBorders>
              <w:top w:val="single" w:sz="4" w:space="0" w:color="000000"/>
              <w:left w:val="single" w:sz="4" w:space="0" w:color="000000"/>
              <w:bottom w:val="single" w:sz="4" w:space="0" w:color="000000"/>
              <w:right w:val="single" w:sz="4" w:space="0" w:color="000000"/>
            </w:tcBorders>
            <w:tcPrChange w:id="20" w:author="#3" w:date="2026-06-15T16:24:00Z" w16du:dateUtc="2026-06-15T19:24:00Z">
              <w:tcPr>
                <w:tcW w:w="1417" w:type="dxa"/>
                <w:gridSpan w:val="2"/>
                <w:tcBorders>
                  <w:top w:val="single" w:sz="4" w:space="0" w:color="000000"/>
                  <w:left w:val="single" w:sz="4" w:space="0" w:color="000000"/>
                  <w:bottom w:val="single" w:sz="4" w:space="0" w:color="000000"/>
                  <w:right w:val="single" w:sz="4" w:space="0" w:color="000000"/>
                </w:tcBorders>
              </w:tcPr>
            </w:tcPrChange>
          </w:tcPr>
          <w:p w14:paraId="0C57B742" w14:textId="77777777" w:rsidR="000D6086" w:rsidRPr="009D08DA" w:rsidRDefault="000D6086" w:rsidP="009D08DA">
            <w:pPr>
              <w:spacing w:line="276" w:lineRule="auto"/>
              <w:jc w:val="both"/>
              <w:rPr>
                <w:rFonts w:ascii="Arial" w:hAnsi="Arial"/>
                <w:b/>
                <w:bCs/>
                <w:sz w:val="16"/>
                <w:szCs w:val="16"/>
              </w:rPr>
            </w:pPr>
          </w:p>
          <w:p w14:paraId="1C1E0FD5" w14:textId="77777777" w:rsidR="000D6086" w:rsidRPr="009D08DA" w:rsidRDefault="000D6086" w:rsidP="009D08DA">
            <w:pPr>
              <w:spacing w:line="276" w:lineRule="auto"/>
              <w:jc w:val="both"/>
              <w:rPr>
                <w:rFonts w:ascii="Arial" w:hAnsi="Arial"/>
                <w:b/>
                <w:bCs/>
                <w:sz w:val="16"/>
                <w:szCs w:val="16"/>
              </w:rPr>
            </w:pPr>
            <w:r w:rsidRPr="009D08DA">
              <w:rPr>
                <w:rFonts w:ascii="Arial" w:hAnsi="Arial"/>
                <w:b/>
                <w:bCs/>
                <w:sz w:val="16"/>
                <w:szCs w:val="16"/>
              </w:rPr>
              <w:t>VALOR TOTAL</w:t>
            </w:r>
          </w:p>
        </w:tc>
      </w:tr>
      <w:bookmarkEnd w:id="14"/>
      <w:tr w:rsidR="00432344" w:rsidRPr="009D08DA" w14:paraId="3C3607D8" w14:textId="77777777" w:rsidTr="00432344">
        <w:trPr>
          <w:trHeight w:val="215"/>
          <w:trPrChange w:id="21" w:author="#3" w:date="2026-06-15T16:24:00Z" w16du:dateUtc="2026-06-15T19:24:00Z">
            <w:trPr>
              <w:gridAfter w:val="0"/>
              <w:trHeight w:val="215"/>
            </w:trPr>
          </w:trPrChange>
        </w:trPr>
        <w:tc>
          <w:tcPr>
            <w:tcW w:w="642" w:type="dxa"/>
            <w:tcBorders>
              <w:top w:val="single" w:sz="4" w:space="0" w:color="000000"/>
              <w:left w:val="single" w:sz="4" w:space="0" w:color="000000"/>
              <w:bottom w:val="single" w:sz="4" w:space="0" w:color="000000"/>
              <w:right w:val="single" w:sz="4" w:space="0" w:color="000000"/>
            </w:tcBorders>
            <w:hideMark/>
            <w:tcPrChange w:id="22" w:author="#3" w:date="2026-06-15T16:24:00Z" w16du:dateUtc="2026-06-15T19:24:00Z">
              <w:tcPr>
                <w:tcW w:w="642" w:type="dxa"/>
                <w:gridSpan w:val="2"/>
                <w:tcBorders>
                  <w:top w:val="single" w:sz="4" w:space="0" w:color="000000"/>
                  <w:left w:val="single" w:sz="4" w:space="0" w:color="000000"/>
                  <w:bottom w:val="single" w:sz="4" w:space="0" w:color="000000"/>
                  <w:right w:val="single" w:sz="4" w:space="0" w:color="000000"/>
                </w:tcBorders>
                <w:hideMark/>
              </w:tcPr>
            </w:tcPrChange>
          </w:tcPr>
          <w:p w14:paraId="11FC33C8" w14:textId="77777777" w:rsidR="00432344" w:rsidRPr="009D08DA" w:rsidRDefault="00432344" w:rsidP="009D08DA">
            <w:pPr>
              <w:spacing w:line="276" w:lineRule="auto"/>
              <w:jc w:val="center"/>
              <w:rPr>
                <w:rFonts w:ascii="Arial" w:hAnsi="Arial"/>
                <w:sz w:val="22"/>
                <w:szCs w:val="22"/>
              </w:rPr>
            </w:pPr>
          </w:p>
          <w:p w14:paraId="135B40C6" w14:textId="77777777" w:rsidR="00C61F0B" w:rsidRDefault="00C61F0B" w:rsidP="009D08DA">
            <w:pPr>
              <w:spacing w:line="276" w:lineRule="auto"/>
              <w:jc w:val="center"/>
              <w:rPr>
                <w:rFonts w:ascii="Arial" w:hAnsi="Arial"/>
                <w:sz w:val="22"/>
                <w:szCs w:val="22"/>
              </w:rPr>
            </w:pPr>
          </w:p>
          <w:p w14:paraId="2ED0997D" w14:textId="77777777" w:rsidR="00432344" w:rsidRPr="009D08DA" w:rsidRDefault="00432344" w:rsidP="009D08DA">
            <w:pPr>
              <w:spacing w:line="276" w:lineRule="auto"/>
              <w:jc w:val="center"/>
              <w:rPr>
                <w:rFonts w:ascii="Arial" w:hAnsi="Arial"/>
                <w:sz w:val="22"/>
                <w:szCs w:val="22"/>
              </w:rPr>
            </w:pPr>
            <w:r w:rsidRPr="009D08DA">
              <w:rPr>
                <w:rFonts w:ascii="Arial" w:hAnsi="Arial"/>
                <w:sz w:val="22"/>
                <w:szCs w:val="22"/>
              </w:rPr>
              <w:t>1</w:t>
            </w:r>
          </w:p>
        </w:tc>
        <w:tc>
          <w:tcPr>
            <w:tcW w:w="2722" w:type="dxa"/>
            <w:tcBorders>
              <w:top w:val="single" w:sz="4" w:space="0" w:color="000000"/>
              <w:left w:val="single" w:sz="4" w:space="0" w:color="000000"/>
              <w:bottom w:val="single" w:sz="4" w:space="0" w:color="000000"/>
              <w:right w:val="single" w:sz="4" w:space="0" w:color="000000"/>
            </w:tcBorders>
            <w:tcPrChange w:id="23" w:author="#3" w:date="2026-06-15T16:24:00Z" w16du:dateUtc="2026-06-15T19:24:00Z">
              <w:tcPr>
                <w:tcW w:w="2722" w:type="dxa"/>
                <w:gridSpan w:val="2"/>
                <w:tcBorders>
                  <w:top w:val="single" w:sz="4" w:space="0" w:color="000000"/>
                  <w:left w:val="single" w:sz="4" w:space="0" w:color="000000"/>
                  <w:bottom w:val="single" w:sz="4" w:space="0" w:color="000000"/>
                  <w:right w:val="single" w:sz="4" w:space="0" w:color="000000"/>
                </w:tcBorders>
              </w:tcPr>
            </w:tcPrChange>
          </w:tcPr>
          <w:p w14:paraId="139D14AC" w14:textId="77777777" w:rsidR="00432344" w:rsidRPr="009D08DA" w:rsidRDefault="00432344" w:rsidP="009D08DA">
            <w:pPr>
              <w:spacing w:after="160" w:line="276" w:lineRule="auto"/>
              <w:jc w:val="both"/>
              <w:rPr>
                <w:rFonts w:ascii="Arial" w:hAnsi="Arial"/>
                <w:sz w:val="16"/>
                <w:szCs w:val="16"/>
              </w:rPr>
            </w:pPr>
            <w:r w:rsidRPr="009D08DA">
              <w:rPr>
                <w:rFonts w:ascii="Arial" w:hAnsi="Arial"/>
                <w:sz w:val="16"/>
                <w:szCs w:val="16"/>
              </w:rPr>
              <w:t>S</w:t>
            </w:r>
            <w:r w:rsidRPr="00645376">
              <w:rPr>
                <w:rFonts w:ascii="Arial" w:hAnsi="Arial"/>
                <w:sz w:val="16"/>
                <w:szCs w:val="16"/>
              </w:rPr>
              <w:t xml:space="preserve">erviços acessórios </w:t>
            </w:r>
            <w:r w:rsidRPr="009D08DA">
              <w:rPr>
                <w:rFonts w:ascii="Arial" w:hAnsi="Arial"/>
                <w:sz w:val="16"/>
                <w:szCs w:val="16"/>
              </w:rPr>
              <w:t>de</w:t>
            </w:r>
            <w:r w:rsidRPr="00645376">
              <w:rPr>
                <w:rFonts w:ascii="Arial" w:hAnsi="Arial"/>
                <w:sz w:val="16"/>
                <w:szCs w:val="16"/>
              </w:rPr>
              <w:t xml:space="preserve"> comunicação eletrônica com os contribuintes, </w:t>
            </w:r>
            <w:r w:rsidRPr="009D08DA">
              <w:rPr>
                <w:rFonts w:ascii="Arial" w:hAnsi="Arial"/>
                <w:sz w:val="16"/>
                <w:szCs w:val="16"/>
              </w:rPr>
              <w:t xml:space="preserve">via DDA, no modelo </w:t>
            </w:r>
            <w:proofErr w:type="spellStart"/>
            <w:r w:rsidRPr="009D08DA">
              <w:rPr>
                <w:rFonts w:ascii="Arial" w:hAnsi="Arial"/>
                <w:sz w:val="16"/>
                <w:szCs w:val="16"/>
              </w:rPr>
              <w:t>Bolepix</w:t>
            </w:r>
            <w:proofErr w:type="spellEnd"/>
            <w:r w:rsidRPr="009D08DA">
              <w:rPr>
                <w:rFonts w:ascii="Arial" w:hAnsi="Arial"/>
                <w:sz w:val="16"/>
                <w:szCs w:val="16"/>
              </w:rPr>
              <w:t xml:space="preserve"> </w:t>
            </w:r>
            <w:r w:rsidRPr="00645376">
              <w:rPr>
                <w:rFonts w:ascii="Arial" w:hAnsi="Arial"/>
                <w:sz w:val="16"/>
                <w:szCs w:val="16"/>
              </w:rPr>
              <w:t>incluindo envio digital de guias por e-mail</w:t>
            </w:r>
            <w:r w:rsidRPr="009D08DA">
              <w:rPr>
                <w:rFonts w:ascii="Arial" w:hAnsi="Arial"/>
                <w:sz w:val="16"/>
                <w:szCs w:val="16"/>
              </w:rPr>
              <w:t>.</w:t>
            </w:r>
          </w:p>
        </w:tc>
        <w:tc>
          <w:tcPr>
            <w:tcW w:w="992" w:type="dxa"/>
            <w:tcBorders>
              <w:top w:val="single" w:sz="4" w:space="0" w:color="000000"/>
              <w:left w:val="single" w:sz="4" w:space="0" w:color="000000"/>
              <w:bottom w:val="single" w:sz="4" w:space="0" w:color="000000"/>
              <w:right w:val="single" w:sz="4" w:space="0" w:color="000000"/>
            </w:tcBorders>
            <w:tcPrChange w:id="24"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0C2ED02C" w14:textId="77777777" w:rsidR="00432344" w:rsidRPr="009D08DA" w:rsidRDefault="00432344" w:rsidP="009D08DA">
            <w:pPr>
              <w:spacing w:line="276" w:lineRule="auto"/>
              <w:jc w:val="both"/>
              <w:rPr>
                <w:rFonts w:ascii="Arial" w:hAnsi="Arial"/>
                <w:sz w:val="16"/>
                <w:szCs w:val="16"/>
              </w:rPr>
            </w:pPr>
          </w:p>
          <w:p w14:paraId="7AF4D89C" w14:textId="77777777" w:rsidR="00432344" w:rsidRPr="009D08DA" w:rsidRDefault="00432344" w:rsidP="009D08DA">
            <w:pPr>
              <w:spacing w:line="276" w:lineRule="auto"/>
              <w:jc w:val="both"/>
              <w:rPr>
                <w:rFonts w:ascii="Arial" w:hAnsi="Arial"/>
                <w:sz w:val="16"/>
                <w:szCs w:val="16"/>
              </w:rPr>
            </w:pPr>
          </w:p>
          <w:p w14:paraId="1E26D475" w14:textId="77777777" w:rsidR="00432344" w:rsidRPr="009D08DA" w:rsidRDefault="00432344" w:rsidP="009D08DA">
            <w:pPr>
              <w:spacing w:line="276" w:lineRule="auto"/>
              <w:jc w:val="both"/>
              <w:rPr>
                <w:rFonts w:ascii="Arial" w:hAnsi="Arial"/>
                <w:sz w:val="16"/>
                <w:szCs w:val="16"/>
              </w:rPr>
            </w:pPr>
          </w:p>
          <w:p w14:paraId="52B142AD" w14:textId="77777777" w:rsidR="00432344" w:rsidRPr="009D08DA" w:rsidRDefault="00432344" w:rsidP="009D08DA">
            <w:pPr>
              <w:spacing w:line="276" w:lineRule="auto"/>
              <w:jc w:val="both"/>
              <w:rPr>
                <w:rFonts w:ascii="Arial" w:hAnsi="Arial"/>
                <w:sz w:val="16"/>
                <w:szCs w:val="16"/>
              </w:rPr>
            </w:pPr>
          </w:p>
        </w:tc>
        <w:tc>
          <w:tcPr>
            <w:tcW w:w="992" w:type="dxa"/>
            <w:tcBorders>
              <w:top w:val="single" w:sz="4" w:space="0" w:color="000000"/>
              <w:left w:val="single" w:sz="4" w:space="0" w:color="000000"/>
              <w:bottom w:val="single" w:sz="4" w:space="0" w:color="000000"/>
              <w:right w:val="single" w:sz="4" w:space="0" w:color="000000"/>
            </w:tcBorders>
            <w:tcPrChange w:id="25"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7557CD32" w14:textId="77777777" w:rsidR="00432344" w:rsidRPr="009D08DA" w:rsidRDefault="00432344" w:rsidP="009D08DA">
            <w:pPr>
              <w:spacing w:line="276" w:lineRule="auto"/>
              <w:jc w:val="center"/>
              <w:rPr>
                <w:rFonts w:ascii="Arial" w:hAnsi="Arial"/>
                <w:sz w:val="16"/>
                <w:szCs w:val="16"/>
              </w:rPr>
            </w:pPr>
          </w:p>
          <w:p w14:paraId="4467FC03" w14:textId="77777777" w:rsidR="00432344" w:rsidRPr="009D08DA" w:rsidRDefault="00432344" w:rsidP="009D08DA">
            <w:pPr>
              <w:spacing w:line="276" w:lineRule="auto"/>
              <w:jc w:val="center"/>
              <w:rPr>
                <w:rFonts w:ascii="Arial" w:hAnsi="Arial"/>
                <w:sz w:val="16"/>
                <w:szCs w:val="16"/>
              </w:rPr>
            </w:pPr>
          </w:p>
          <w:p w14:paraId="643BDAE0" w14:textId="77777777" w:rsidR="00432344" w:rsidRPr="009D08DA" w:rsidRDefault="00432344" w:rsidP="009D08DA">
            <w:pPr>
              <w:spacing w:line="276" w:lineRule="auto"/>
              <w:jc w:val="center"/>
              <w:rPr>
                <w:rFonts w:ascii="Arial" w:hAnsi="Arial"/>
                <w:sz w:val="16"/>
                <w:szCs w:val="16"/>
              </w:rPr>
            </w:pPr>
            <w:r w:rsidRPr="009D08DA">
              <w:rPr>
                <w:rFonts w:ascii="Arial" w:hAnsi="Arial"/>
                <w:sz w:val="16"/>
                <w:szCs w:val="16"/>
              </w:rPr>
              <w:t>Unidade</w:t>
            </w:r>
          </w:p>
        </w:tc>
        <w:tc>
          <w:tcPr>
            <w:tcW w:w="1418" w:type="dxa"/>
            <w:tcBorders>
              <w:top w:val="single" w:sz="4" w:space="0" w:color="000000"/>
              <w:left w:val="single" w:sz="4" w:space="0" w:color="000000"/>
              <w:bottom w:val="single" w:sz="4" w:space="0" w:color="000000"/>
              <w:right w:val="single" w:sz="4" w:space="0" w:color="000000"/>
            </w:tcBorders>
            <w:tcPrChange w:id="26" w:author="#3" w:date="2026-06-15T16:24:00Z" w16du:dateUtc="2026-06-15T19:24:00Z">
              <w:tcPr>
                <w:tcW w:w="1418" w:type="dxa"/>
                <w:gridSpan w:val="2"/>
                <w:tcBorders>
                  <w:top w:val="single" w:sz="4" w:space="0" w:color="000000"/>
                  <w:left w:val="single" w:sz="4" w:space="0" w:color="000000"/>
                  <w:bottom w:val="single" w:sz="4" w:space="0" w:color="000000"/>
                  <w:right w:val="single" w:sz="4" w:space="0" w:color="000000"/>
                </w:tcBorders>
              </w:tcPr>
            </w:tcPrChange>
          </w:tcPr>
          <w:p w14:paraId="6748B0C5" w14:textId="77777777" w:rsidR="00432344" w:rsidRPr="009D08DA" w:rsidRDefault="00432344" w:rsidP="009D08DA">
            <w:pPr>
              <w:spacing w:line="276" w:lineRule="auto"/>
              <w:jc w:val="center"/>
              <w:rPr>
                <w:rFonts w:ascii="Arial" w:hAnsi="Arial"/>
                <w:sz w:val="16"/>
                <w:szCs w:val="16"/>
              </w:rPr>
            </w:pPr>
          </w:p>
          <w:p w14:paraId="6AB256E5" w14:textId="77777777" w:rsidR="00432344" w:rsidRPr="009D08DA" w:rsidRDefault="00432344" w:rsidP="009D08DA">
            <w:pPr>
              <w:spacing w:line="276" w:lineRule="auto"/>
              <w:jc w:val="center"/>
              <w:rPr>
                <w:rFonts w:ascii="Arial" w:hAnsi="Arial"/>
                <w:sz w:val="16"/>
                <w:szCs w:val="16"/>
              </w:rPr>
            </w:pPr>
          </w:p>
          <w:p w14:paraId="56BC8D85" w14:textId="77777777" w:rsidR="00432344" w:rsidRPr="009D08DA" w:rsidRDefault="00432344" w:rsidP="009D08DA">
            <w:pPr>
              <w:spacing w:line="276" w:lineRule="auto"/>
              <w:jc w:val="center"/>
              <w:rPr>
                <w:rFonts w:ascii="Arial" w:hAnsi="Arial"/>
                <w:sz w:val="16"/>
                <w:szCs w:val="16"/>
              </w:rPr>
            </w:pPr>
            <w:r w:rsidRPr="009D08DA">
              <w:rPr>
                <w:rFonts w:ascii="Arial" w:hAnsi="Arial"/>
                <w:sz w:val="16"/>
                <w:szCs w:val="16"/>
              </w:rPr>
              <w:t xml:space="preserve">Por </w:t>
            </w:r>
            <w:r w:rsidR="00C61F0B">
              <w:rPr>
                <w:rFonts w:ascii="Arial" w:hAnsi="Arial"/>
                <w:sz w:val="16"/>
                <w:szCs w:val="16"/>
              </w:rPr>
              <w:t>liquidação</w:t>
            </w:r>
          </w:p>
        </w:tc>
        <w:tc>
          <w:tcPr>
            <w:tcW w:w="992" w:type="dxa"/>
            <w:tcBorders>
              <w:top w:val="single" w:sz="4" w:space="0" w:color="000000"/>
              <w:left w:val="single" w:sz="4" w:space="0" w:color="000000"/>
              <w:bottom w:val="single" w:sz="4" w:space="0" w:color="000000"/>
              <w:right w:val="single" w:sz="4" w:space="0" w:color="000000"/>
            </w:tcBorders>
            <w:tcPrChange w:id="27"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1A8E0A99" w14:textId="77777777" w:rsidR="00432344" w:rsidRPr="009D08DA" w:rsidRDefault="00432344" w:rsidP="009D08DA">
            <w:pPr>
              <w:spacing w:line="276" w:lineRule="auto"/>
              <w:jc w:val="center"/>
              <w:rPr>
                <w:rFonts w:ascii="Arial" w:hAnsi="Arial"/>
                <w:sz w:val="16"/>
                <w:szCs w:val="16"/>
              </w:rPr>
            </w:pPr>
          </w:p>
          <w:p w14:paraId="56395CE8" w14:textId="77777777" w:rsidR="00432344" w:rsidRPr="009D08DA" w:rsidRDefault="00432344" w:rsidP="009D08DA">
            <w:pPr>
              <w:spacing w:line="276" w:lineRule="auto"/>
              <w:jc w:val="center"/>
              <w:rPr>
                <w:rFonts w:ascii="Arial" w:hAnsi="Arial"/>
                <w:sz w:val="16"/>
                <w:szCs w:val="16"/>
              </w:rPr>
            </w:pPr>
          </w:p>
          <w:p w14:paraId="71AE1B80" w14:textId="77777777" w:rsidR="00432344" w:rsidRPr="009D08DA" w:rsidRDefault="00432344" w:rsidP="009D08DA">
            <w:pPr>
              <w:spacing w:line="276" w:lineRule="auto"/>
              <w:jc w:val="center"/>
              <w:rPr>
                <w:rFonts w:ascii="Arial" w:hAnsi="Arial"/>
                <w:sz w:val="16"/>
                <w:szCs w:val="16"/>
              </w:rPr>
            </w:pPr>
            <w:r w:rsidRPr="009D08DA">
              <w:rPr>
                <w:rFonts w:ascii="Arial" w:hAnsi="Arial"/>
                <w:sz w:val="16"/>
                <w:szCs w:val="16"/>
              </w:rPr>
              <w:t>1,51</w:t>
            </w:r>
          </w:p>
          <w:p w14:paraId="3F61FAEE" w14:textId="77777777" w:rsidR="00432344" w:rsidRPr="009D08DA" w:rsidRDefault="00432344" w:rsidP="009D08DA">
            <w:pPr>
              <w:spacing w:line="276" w:lineRule="auto"/>
              <w:jc w:val="center"/>
              <w:rPr>
                <w:rFonts w:ascii="Arial" w:hAnsi="Arial"/>
                <w:sz w:val="16"/>
                <w:szCs w:val="16"/>
              </w:rPr>
            </w:pPr>
          </w:p>
        </w:tc>
        <w:tc>
          <w:tcPr>
            <w:tcW w:w="1417" w:type="dxa"/>
            <w:tcBorders>
              <w:top w:val="single" w:sz="4" w:space="0" w:color="000000"/>
              <w:left w:val="single" w:sz="4" w:space="0" w:color="000000"/>
              <w:bottom w:val="single" w:sz="4" w:space="0" w:color="000000"/>
              <w:right w:val="single" w:sz="4" w:space="0" w:color="000000"/>
            </w:tcBorders>
            <w:tcPrChange w:id="28" w:author="#3" w:date="2026-06-15T16:24:00Z" w16du:dateUtc="2026-06-15T19:24:00Z">
              <w:tcPr>
                <w:tcW w:w="1417" w:type="dxa"/>
                <w:gridSpan w:val="2"/>
                <w:tcBorders>
                  <w:top w:val="single" w:sz="4" w:space="0" w:color="000000"/>
                  <w:left w:val="single" w:sz="4" w:space="0" w:color="000000"/>
                  <w:bottom w:val="single" w:sz="4" w:space="0" w:color="000000"/>
                  <w:right w:val="single" w:sz="4" w:space="0" w:color="000000"/>
                </w:tcBorders>
              </w:tcPr>
            </w:tcPrChange>
          </w:tcPr>
          <w:p w14:paraId="2CE45900" w14:textId="77777777" w:rsidR="00432344" w:rsidRPr="009D08DA" w:rsidRDefault="00432344" w:rsidP="009D08DA">
            <w:pPr>
              <w:spacing w:line="276" w:lineRule="auto"/>
              <w:jc w:val="center"/>
              <w:rPr>
                <w:rFonts w:ascii="Arial" w:hAnsi="Arial"/>
                <w:b/>
                <w:bCs/>
                <w:sz w:val="16"/>
                <w:szCs w:val="16"/>
              </w:rPr>
            </w:pPr>
          </w:p>
          <w:p w14:paraId="4F3714FD" w14:textId="77777777" w:rsidR="00432344" w:rsidRPr="009D08DA" w:rsidRDefault="00432344" w:rsidP="009D08DA">
            <w:pPr>
              <w:spacing w:line="276" w:lineRule="auto"/>
              <w:jc w:val="center"/>
              <w:rPr>
                <w:rFonts w:ascii="Arial" w:hAnsi="Arial"/>
                <w:b/>
                <w:bCs/>
                <w:sz w:val="16"/>
                <w:szCs w:val="16"/>
              </w:rPr>
            </w:pPr>
          </w:p>
          <w:p w14:paraId="0F2D0C66" w14:textId="77777777" w:rsidR="00432344" w:rsidRPr="009D08DA" w:rsidRDefault="00432344" w:rsidP="009D08DA">
            <w:pPr>
              <w:spacing w:line="276" w:lineRule="auto"/>
              <w:jc w:val="center"/>
              <w:rPr>
                <w:rFonts w:ascii="Arial" w:hAnsi="Arial"/>
                <w:b/>
                <w:bCs/>
                <w:sz w:val="16"/>
                <w:szCs w:val="16"/>
              </w:rPr>
            </w:pPr>
            <w:r w:rsidRPr="009D08DA">
              <w:rPr>
                <w:rFonts w:ascii="Arial" w:hAnsi="Arial"/>
                <w:b/>
                <w:bCs/>
                <w:sz w:val="16"/>
                <w:szCs w:val="16"/>
              </w:rPr>
              <w:t>6.184.155,17</w:t>
            </w:r>
          </w:p>
          <w:p w14:paraId="4E415A67" w14:textId="77777777" w:rsidR="00432344" w:rsidRPr="009D08DA" w:rsidRDefault="00432344" w:rsidP="009D08DA">
            <w:pPr>
              <w:spacing w:line="276" w:lineRule="auto"/>
              <w:jc w:val="center"/>
              <w:rPr>
                <w:rFonts w:ascii="Arial" w:hAnsi="Arial"/>
                <w:b/>
                <w:bCs/>
                <w:sz w:val="16"/>
                <w:szCs w:val="16"/>
              </w:rPr>
            </w:pPr>
          </w:p>
        </w:tc>
      </w:tr>
      <w:tr w:rsidR="000D6086" w:rsidRPr="009D08DA" w14:paraId="152A0B54" w14:textId="77777777" w:rsidTr="00432344">
        <w:trPr>
          <w:trHeight w:val="233"/>
          <w:trPrChange w:id="29" w:author="#3" w:date="2026-06-15T16:24:00Z" w16du:dateUtc="2026-06-15T19:24:00Z">
            <w:trPr>
              <w:gridAfter w:val="0"/>
              <w:trHeight w:val="233"/>
            </w:trPr>
          </w:trPrChange>
        </w:trPr>
        <w:tc>
          <w:tcPr>
            <w:tcW w:w="9175" w:type="dxa"/>
            <w:gridSpan w:val="7"/>
            <w:tcBorders>
              <w:top w:val="single" w:sz="4" w:space="0" w:color="auto"/>
              <w:left w:val="nil"/>
              <w:bottom w:val="nil"/>
              <w:right w:val="nil"/>
            </w:tcBorders>
            <w:tcPrChange w:id="30" w:author="#3" w:date="2026-06-15T16:24:00Z" w16du:dateUtc="2026-06-15T19:24:00Z">
              <w:tcPr>
                <w:tcW w:w="9175" w:type="dxa"/>
                <w:gridSpan w:val="14"/>
                <w:tcBorders>
                  <w:top w:val="single" w:sz="4" w:space="0" w:color="auto"/>
                  <w:left w:val="nil"/>
                  <w:bottom w:val="nil"/>
                  <w:right w:val="nil"/>
                </w:tcBorders>
              </w:tcPr>
            </w:tcPrChange>
          </w:tcPr>
          <w:p w14:paraId="7FD7CEEB" w14:textId="77777777" w:rsidR="000D6086" w:rsidRPr="009D08DA" w:rsidRDefault="000D6086" w:rsidP="009D08DA">
            <w:pPr>
              <w:spacing w:line="276" w:lineRule="auto"/>
              <w:jc w:val="both"/>
              <w:rPr>
                <w:rFonts w:ascii="Arial" w:hAnsi="Arial"/>
                <w:b/>
                <w:sz w:val="10"/>
                <w:szCs w:val="10"/>
              </w:rPr>
            </w:pPr>
          </w:p>
        </w:tc>
      </w:tr>
    </w:tbl>
    <w:p w14:paraId="09015608" w14:textId="77777777" w:rsidR="00C61F0B" w:rsidRDefault="00C61F0B" w:rsidP="00C61F0B">
      <w:pPr>
        <w:pStyle w:val="PargrafodaLista"/>
        <w:tabs>
          <w:tab w:val="left" w:pos="434"/>
        </w:tabs>
        <w:spacing w:line="276" w:lineRule="auto"/>
        <w:ind w:left="476"/>
        <w:jc w:val="both"/>
        <w:rPr>
          <w:rFonts w:ascii="Arial" w:hAnsi="Arial"/>
          <w:sz w:val="22"/>
          <w:szCs w:val="22"/>
        </w:rPr>
      </w:pPr>
      <w:r>
        <w:rPr>
          <w:rFonts w:ascii="Arial" w:hAnsi="Arial"/>
          <w:sz w:val="22"/>
          <w:szCs w:val="22"/>
        </w:rPr>
        <w:t>1.2.2 A</w:t>
      </w:r>
      <w:r w:rsidRPr="00C61F0B">
        <w:rPr>
          <w:rFonts w:ascii="Arial" w:hAnsi="Arial"/>
          <w:sz w:val="22"/>
          <w:szCs w:val="22"/>
        </w:rPr>
        <w:t xml:space="preserve"> Tabela 02 contempla solução ampliada de comunicação eletrônica, tanto por e-mail quanto por WhatsApp, possibilitando maior alcance da mensageria, ampliação do contato com os contribuintes e potencial incremento da efetividade arrecadatória, em razão da utilização de múltiplos canais de comunicação digital.</w:t>
      </w:r>
    </w:p>
    <w:p w14:paraId="134E3372" w14:textId="77777777" w:rsidR="00C61F0B" w:rsidRPr="00C61F0B" w:rsidRDefault="00C61F0B" w:rsidP="00C61F0B">
      <w:pPr>
        <w:spacing w:line="276" w:lineRule="auto"/>
        <w:jc w:val="both"/>
        <w:rPr>
          <w:rFonts w:ascii="Arial" w:hAnsi="Arial"/>
          <w:b/>
          <w:bCs/>
          <w:sz w:val="10"/>
          <w:szCs w:val="10"/>
        </w:rPr>
      </w:pPr>
    </w:p>
    <w:p w14:paraId="3A185B48" w14:textId="77777777" w:rsidR="00C61F0B" w:rsidRDefault="00C61F0B" w:rsidP="00C61F0B">
      <w:pPr>
        <w:spacing w:line="276" w:lineRule="auto"/>
        <w:jc w:val="both"/>
        <w:rPr>
          <w:rFonts w:ascii="Arial" w:hAnsi="Arial"/>
          <w:b/>
          <w:bCs/>
          <w:sz w:val="22"/>
          <w:szCs w:val="22"/>
        </w:rPr>
      </w:pPr>
      <w:r w:rsidRPr="009D08DA">
        <w:rPr>
          <w:rFonts w:ascii="Arial" w:hAnsi="Arial"/>
          <w:b/>
          <w:bCs/>
          <w:sz w:val="22"/>
          <w:szCs w:val="22"/>
        </w:rPr>
        <w:t>TABELA 0</w:t>
      </w:r>
      <w:r>
        <w:rPr>
          <w:rFonts w:ascii="Arial" w:hAnsi="Arial"/>
          <w:b/>
          <w:bCs/>
          <w:sz w:val="22"/>
          <w:szCs w:val="22"/>
        </w:rPr>
        <w:t>2</w:t>
      </w:r>
      <w:r w:rsidRPr="009D08DA">
        <w:rPr>
          <w:rFonts w:ascii="Arial" w:hAnsi="Arial"/>
          <w:b/>
          <w:bCs/>
          <w:sz w:val="22"/>
          <w:szCs w:val="22"/>
        </w:rPr>
        <w:t xml:space="preserve"> – TABELA CUSTO CONTRATAÇÃO VIA DDA</w:t>
      </w:r>
      <w:r>
        <w:rPr>
          <w:rFonts w:ascii="Arial" w:hAnsi="Arial"/>
          <w:b/>
          <w:bCs/>
          <w:sz w:val="22"/>
          <w:szCs w:val="22"/>
        </w:rPr>
        <w:t xml:space="preserve"> – BOLEPIX E-MAIL E WHATSAPP</w:t>
      </w:r>
    </w:p>
    <w:p w14:paraId="53729BD7" w14:textId="77777777" w:rsidR="00C61F0B" w:rsidRPr="00C61F0B" w:rsidRDefault="00C61F0B" w:rsidP="00C61F0B">
      <w:pPr>
        <w:jc w:val="both"/>
        <w:rPr>
          <w:rFonts w:ascii="Arial" w:hAnsi="Arial"/>
          <w:sz w:val="10"/>
          <w:szCs w:val="10"/>
        </w:rPr>
      </w:pPr>
    </w:p>
    <w:tbl>
      <w:tblPr>
        <w:tblW w:w="91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31" w:author="#3" w:date="2026-06-15T16:24:00Z" w16du:dateUtc="2026-06-15T19:24:00Z">
          <w:tblPr>
            <w:tblW w:w="91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PrChange>
      </w:tblPr>
      <w:tblGrid>
        <w:gridCol w:w="642"/>
        <w:gridCol w:w="2722"/>
        <w:gridCol w:w="992"/>
        <w:gridCol w:w="992"/>
        <w:gridCol w:w="1418"/>
        <w:gridCol w:w="992"/>
        <w:gridCol w:w="1417"/>
        <w:tblGridChange w:id="32">
          <w:tblGrid>
            <w:gridCol w:w="113"/>
            <w:gridCol w:w="529"/>
            <w:gridCol w:w="113"/>
            <w:gridCol w:w="2609"/>
            <w:gridCol w:w="113"/>
            <w:gridCol w:w="879"/>
            <w:gridCol w:w="113"/>
            <w:gridCol w:w="879"/>
            <w:gridCol w:w="113"/>
            <w:gridCol w:w="1305"/>
            <w:gridCol w:w="113"/>
            <w:gridCol w:w="879"/>
            <w:gridCol w:w="113"/>
            <w:gridCol w:w="1304"/>
            <w:gridCol w:w="113"/>
          </w:tblGrid>
        </w:tblGridChange>
      </w:tblGrid>
      <w:tr w:rsidR="00C61F0B" w:rsidRPr="009D08DA" w14:paraId="07D9B58B" w14:textId="77777777" w:rsidTr="006725A0">
        <w:trPr>
          <w:trHeight w:val="432"/>
          <w:trPrChange w:id="33" w:author="#3" w:date="2026-06-15T16:24:00Z" w16du:dateUtc="2026-06-15T19:24:00Z">
            <w:trPr>
              <w:gridAfter w:val="0"/>
              <w:trHeight w:val="432"/>
            </w:trPr>
          </w:trPrChange>
        </w:trPr>
        <w:tc>
          <w:tcPr>
            <w:tcW w:w="642" w:type="dxa"/>
            <w:tcBorders>
              <w:top w:val="single" w:sz="4" w:space="0" w:color="000000"/>
              <w:left w:val="single" w:sz="4" w:space="0" w:color="000000"/>
              <w:bottom w:val="single" w:sz="4" w:space="0" w:color="000000"/>
              <w:right w:val="single" w:sz="4" w:space="0" w:color="000000"/>
            </w:tcBorders>
            <w:tcPrChange w:id="34" w:author="#3" w:date="2026-06-15T16:24:00Z" w16du:dateUtc="2026-06-15T19:24:00Z">
              <w:tcPr>
                <w:tcW w:w="642" w:type="dxa"/>
                <w:gridSpan w:val="2"/>
                <w:tcBorders>
                  <w:top w:val="single" w:sz="4" w:space="0" w:color="000000"/>
                  <w:left w:val="single" w:sz="4" w:space="0" w:color="000000"/>
                  <w:bottom w:val="single" w:sz="4" w:space="0" w:color="000000"/>
                  <w:right w:val="single" w:sz="4" w:space="0" w:color="000000"/>
                </w:tcBorders>
              </w:tcPr>
            </w:tcPrChange>
          </w:tcPr>
          <w:p w14:paraId="6ED17A45" w14:textId="77777777" w:rsidR="00C61F0B" w:rsidRPr="009D08DA" w:rsidRDefault="00C61F0B" w:rsidP="006725A0">
            <w:pPr>
              <w:spacing w:line="276" w:lineRule="auto"/>
              <w:jc w:val="both"/>
              <w:rPr>
                <w:rFonts w:ascii="Arial" w:hAnsi="Arial"/>
                <w:b/>
                <w:bCs/>
                <w:sz w:val="16"/>
                <w:szCs w:val="16"/>
              </w:rPr>
            </w:pPr>
          </w:p>
          <w:p w14:paraId="754C89DF" w14:textId="77777777" w:rsidR="00C61F0B" w:rsidRPr="009D08DA" w:rsidRDefault="00C61F0B" w:rsidP="006725A0">
            <w:pPr>
              <w:spacing w:line="276" w:lineRule="auto"/>
              <w:jc w:val="both"/>
              <w:rPr>
                <w:rFonts w:ascii="Arial" w:hAnsi="Arial"/>
                <w:b/>
                <w:bCs/>
                <w:sz w:val="16"/>
                <w:szCs w:val="16"/>
              </w:rPr>
            </w:pPr>
            <w:r w:rsidRPr="009D08DA">
              <w:rPr>
                <w:rFonts w:ascii="Arial" w:hAnsi="Arial"/>
                <w:b/>
                <w:bCs/>
                <w:sz w:val="16"/>
                <w:szCs w:val="16"/>
              </w:rPr>
              <w:t>ITEM</w:t>
            </w:r>
          </w:p>
          <w:p w14:paraId="145223EE" w14:textId="77777777" w:rsidR="00C61F0B" w:rsidRPr="009D08DA" w:rsidRDefault="00C61F0B" w:rsidP="006725A0">
            <w:pPr>
              <w:spacing w:line="276" w:lineRule="auto"/>
              <w:jc w:val="both"/>
              <w:rPr>
                <w:rFonts w:ascii="Arial" w:hAnsi="Arial"/>
                <w:b/>
                <w:bCs/>
                <w:sz w:val="16"/>
                <w:szCs w:val="16"/>
              </w:rPr>
            </w:pPr>
          </w:p>
        </w:tc>
        <w:tc>
          <w:tcPr>
            <w:tcW w:w="2722" w:type="dxa"/>
            <w:tcBorders>
              <w:top w:val="single" w:sz="4" w:space="0" w:color="000000"/>
              <w:left w:val="single" w:sz="4" w:space="0" w:color="000000"/>
              <w:bottom w:val="single" w:sz="4" w:space="0" w:color="000000"/>
              <w:right w:val="single" w:sz="4" w:space="0" w:color="000000"/>
            </w:tcBorders>
            <w:hideMark/>
            <w:tcPrChange w:id="35" w:author="#3" w:date="2026-06-15T16:24:00Z" w16du:dateUtc="2026-06-15T19:24:00Z">
              <w:tcPr>
                <w:tcW w:w="2722" w:type="dxa"/>
                <w:gridSpan w:val="2"/>
                <w:tcBorders>
                  <w:top w:val="single" w:sz="4" w:space="0" w:color="000000"/>
                  <w:left w:val="single" w:sz="4" w:space="0" w:color="000000"/>
                  <w:bottom w:val="single" w:sz="4" w:space="0" w:color="000000"/>
                  <w:right w:val="single" w:sz="4" w:space="0" w:color="000000"/>
                </w:tcBorders>
                <w:hideMark/>
              </w:tcPr>
            </w:tcPrChange>
          </w:tcPr>
          <w:p w14:paraId="2E3914F0" w14:textId="77777777" w:rsidR="00C61F0B" w:rsidRPr="009D08DA" w:rsidRDefault="00C61F0B" w:rsidP="006725A0">
            <w:pPr>
              <w:spacing w:line="276" w:lineRule="auto"/>
              <w:jc w:val="center"/>
              <w:rPr>
                <w:rFonts w:ascii="Arial" w:hAnsi="Arial"/>
                <w:b/>
                <w:bCs/>
                <w:sz w:val="16"/>
                <w:szCs w:val="16"/>
              </w:rPr>
            </w:pPr>
          </w:p>
          <w:p w14:paraId="5EE50CDC" w14:textId="77777777" w:rsidR="00C61F0B" w:rsidRPr="009D08DA" w:rsidRDefault="00C61F0B" w:rsidP="006725A0">
            <w:pPr>
              <w:spacing w:line="276" w:lineRule="auto"/>
              <w:jc w:val="center"/>
              <w:rPr>
                <w:rFonts w:ascii="Arial" w:hAnsi="Arial"/>
                <w:b/>
                <w:bCs/>
                <w:sz w:val="16"/>
                <w:szCs w:val="16"/>
              </w:rPr>
            </w:pPr>
            <w:r w:rsidRPr="009D08DA">
              <w:rPr>
                <w:rFonts w:ascii="Arial" w:hAnsi="Arial"/>
                <w:b/>
                <w:bCs/>
                <w:sz w:val="16"/>
                <w:szCs w:val="16"/>
              </w:rPr>
              <w:t>ESPECIFICAÇÃO</w:t>
            </w:r>
          </w:p>
        </w:tc>
        <w:tc>
          <w:tcPr>
            <w:tcW w:w="992" w:type="dxa"/>
            <w:tcBorders>
              <w:top w:val="single" w:sz="4" w:space="0" w:color="000000"/>
              <w:left w:val="single" w:sz="4" w:space="0" w:color="000000"/>
              <w:bottom w:val="single" w:sz="4" w:space="0" w:color="000000"/>
              <w:right w:val="single" w:sz="4" w:space="0" w:color="000000"/>
            </w:tcBorders>
            <w:hideMark/>
            <w:tcPrChange w:id="36"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hideMark/>
              </w:tcPr>
            </w:tcPrChange>
          </w:tcPr>
          <w:p w14:paraId="142B2D50" w14:textId="77777777" w:rsidR="00C61F0B" w:rsidRPr="009D08DA" w:rsidRDefault="00C61F0B" w:rsidP="006725A0">
            <w:pPr>
              <w:spacing w:line="276" w:lineRule="auto"/>
              <w:jc w:val="both"/>
              <w:rPr>
                <w:rFonts w:ascii="Arial" w:hAnsi="Arial"/>
                <w:b/>
                <w:bCs/>
                <w:sz w:val="16"/>
                <w:szCs w:val="16"/>
              </w:rPr>
            </w:pPr>
          </w:p>
          <w:p w14:paraId="57762449" w14:textId="77777777" w:rsidR="00C61F0B" w:rsidRPr="009D08DA" w:rsidRDefault="00C61F0B" w:rsidP="006725A0">
            <w:pPr>
              <w:spacing w:line="276" w:lineRule="auto"/>
              <w:jc w:val="both"/>
              <w:rPr>
                <w:rFonts w:ascii="Arial" w:hAnsi="Arial"/>
                <w:b/>
                <w:bCs/>
                <w:sz w:val="16"/>
                <w:szCs w:val="16"/>
              </w:rPr>
            </w:pPr>
            <w:r w:rsidRPr="009D08DA">
              <w:rPr>
                <w:rFonts w:ascii="Arial" w:hAnsi="Arial"/>
                <w:b/>
                <w:bCs/>
                <w:sz w:val="16"/>
                <w:szCs w:val="16"/>
              </w:rPr>
              <w:t>IDENTIF./ CÓDIGO</w:t>
            </w:r>
          </w:p>
        </w:tc>
        <w:tc>
          <w:tcPr>
            <w:tcW w:w="992" w:type="dxa"/>
            <w:tcBorders>
              <w:top w:val="single" w:sz="4" w:space="0" w:color="000000"/>
              <w:left w:val="single" w:sz="4" w:space="0" w:color="000000"/>
              <w:bottom w:val="single" w:sz="4" w:space="0" w:color="000000"/>
              <w:right w:val="single" w:sz="4" w:space="0" w:color="000000"/>
            </w:tcBorders>
            <w:hideMark/>
            <w:tcPrChange w:id="37"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hideMark/>
              </w:tcPr>
            </w:tcPrChange>
          </w:tcPr>
          <w:p w14:paraId="6A5AF6A2" w14:textId="77777777" w:rsidR="00C61F0B" w:rsidRPr="009D08DA" w:rsidRDefault="00C61F0B" w:rsidP="006725A0">
            <w:pPr>
              <w:spacing w:line="276" w:lineRule="auto"/>
              <w:jc w:val="both"/>
              <w:rPr>
                <w:rFonts w:ascii="Arial" w:hAnsi="Arial"/>
                <w:b/>
                <w:bCs/>
                <w:sz w:val="16"/>
                <w:szCs w:val="16"/>
              </w:rPr>
            </w:pPr>
            <w:r w:rsidRPr="009D08DA">
              <w:rPr>
                <w:rFonts w:ascii="Arial" w:hAnsi="Arial"/>
                <w:b/>
                <w:bCs/>
                <w:sz w:val="16"/>
                <w:szCs w:val="16"/>
              </w:rPr>
              <w:t>UNIDADE DE MEDIDA</w:t>
            </w:r>
          </w:p>
        </w:tc>
        <w:tc>
          <w:tcPr>
            <w:tcW w:w="1418" w:type="dxa"/>
            <w:tcBorders>
              <w:top w:val="single" w:sz="4" w:space="0" w:color="000000"/>
              <w:left w:val="single" w:sz="4" w:space="0" w:color="000000"/>
              <w:bottom w:val="single" w:sz="4" w:space="0" w:color="000000"/>
              <w:right w:val="single" w:sz="4" w:space="0" w:color="000000"/>
            </w:tcBorders>
            <w:tcPrChange w:id="38" w:author="#3" w:date="2026-06-15T16:24:00Z" w16du:dateUtc="2026-06-15T19:24:00Z">
              <w:tcPr>
                <w:tcW w:w="1418" w:type="dxa"/>
                <w:gridSpan w:val="2"/>
                <w:tcBorders>
                  <w:top w:val="single" w:sz="4" w:space="0" w:color="000000"/>
                  <w:left w:val="single" w:sz="4" w:space="0" w:color="000000"/>
                  <w:bottom w:val="single" w:sz="4" w:space="0" w:color="000000"/>
                  <w:right w:val="single" w:sz="4" w:space="0" w:color="000000"/>
                </w:tcBorders>
              </w:tcPr>
            </w:tcPrChange>
          </w:tcPr>
          <w:p w14:paraId="3EB49731" w14:textId="77777777" w:rsidR="00C61F0B" w:rsidRPr="009D08DA" w:rsidRDefault="00C61F0B" w:rsidP="006725A0">
            <w:pPr>
              <w:spacing w:line="276" w:lineRule="auto"/>
              <w:jc w:val="both"/>
              <w:rPr>
                <w:rFonts w:ascii="Arial" w:hAnsi="Arial"/>
                <w:b/>
                <w:bCs/>
                <w:sz w:val="16"/>
                <w:szCs w:val="16"/>
              </w:rPr>
            </w:pPr>
          </w:p>
          <w:p w14:paraId="311913AF" w14:textId="77777777" w:rsidR="00C61F0B" w:rsidRPr="009D08DA" w:rsidRDefault="00C61F0B" w:rsidP="006725A0">
            <w:pPr>
              <w:spacing w:line="276" w:lineRule="auto"/>
              <w:jc w:val="center"/>
              <w:rPr>
                <w:rFonts w:ascii="Arial" w:hAnsi="Arial"/>
                <w:b/>
                <w:bCs/>
                <w:sz w:val="16"/>
                <w:szCs w:val="16"/>
              </w:rPr>
            </w:pPr>
            <w:r w:rsidRPr="009D08DA">
              <w:rPr>
                <w:rFonts w:ascii="Arial" w:hAnsi="Arial"/>
                <w:b/>
                <w:bCs/>
                <w:sz w:val="16"/>
                <w:szCs w:val="16"/>
              </w:rPr>
              <w:t>QUANTIDADE</w:t>
            </w:r>
          </w:p>
        </w:tc>
        <w:tc>
          <w:tcPr>
            <w:tcW w:w="992" w:type="dxa"/>
            <w:tcBorders>
              <w:top w:val="single" w:sz="4" w:space="0" w:color="000000"/>
              <w:left w:val="single" w:sz="4" w:space="0" w:color="000000"/>
              <w:bottom w:val="single" w:sz="4" w:space="0" w:color="000000"/>
              <w:right w:val="single" w:sz="4" w:space="0" w:color="000000"/>
            </w:tcBorders>
            <w:tcPrChange w:id="39"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2A14F518" w14:textId="77777777" w:rsidR="00C61F0B" w:rsidRPr="009D08DA" w:rsidRDefault="00C61F0B" w:rsidP="006725A0">
            <w:pPr>
              <w:spacing w:line="276" w:lineRule="auto"/>
              <w:jc w:val="center"/>
              <w:rPr>
                <w:rFonts w:ascii="Arial" w:hAnsi="Arial"/>
                <w:b/>
                <w:bCs/>
                <w:sz w:val="16"/>
                <w:szCs w:val="16"/>
              </w:rPr>
            </w:pPr>
          </w:p>
          <w:p w14:paraId="010B6F5E" w14:textId="77777777" w:rsidR="00C61F0B" w:rsidRPr="009D08DA" w:rsidRDefault="00C61F0B" w:rsidP="006725A0">
            <w:pPr>
              <w:spacing w:line="276" w:lineRule="auto"/>
              <w:jc w:val="center"/>
              <w:rPr>
                <w:rFonts w:ascii="Arial" w:hAnsi="Arial"/>
                <w:b/>
                <w:bCs/>
                <w:sz w:val="16"/>
                <w:szCs w:val="16"/>
              </w:rPr>
            </w:pPr>
            <w:r w:rsidRPr="009D08DA">
              <w:rPr>
                <w:rFonts w:ascii="Arial" w:hAnsi="Arial"/>
                <w:b/>
                <w:bCs/>
                <w:sz w:val="16"/>
                <w:szCs w:val="16"/>
              </w:rPr>
              <w:t>VALOR UNITÁRIO</w:t>
            </w:r>
          </w:p>
        </w:tc>
        <w:tc>
          <w:tcPr>
            <w:tcW w:w="1417" w:type="dxa"/>
            <w:tcBorders>
              <w:top w:val="single" w:sz="4" w:space="0" w:color="000000"/>
              <w:left w:val="single" w:sz="4" w:space="0" w:color="000000"/>
              <w:bottom w:val="single" w:sz="4" w:space="0" w:color="000000"/>
              <w:right w:val="single" w:sz="4" w:space="0" w:color="000000"/>
            </w:tcBorders>
            <w:tcPrChange w:id="40" w:author="#3" w:date="2026-06-15T16:24:00Z" w16du:dateUtc="2026-06-15T19:24:00Z">
              <w:tcPr>
                <w:tcW w:w="1417" w:type="dxa"/>
                <w:gridSpan w:val="2"/>
                <w:tcBorders>
                  <w:top w:val="single" w:sz="4" w:space="0" w:color="000000"/>
                  <w:left w:val="single" w:sz="4" w:space="0" w:color="000000"/>
                  <w:bottom w:val="single" w:sz="4" w:space="0" w:color="000000"/>
                  <w:right w:val="single" w:sz="4" w:space="0" w:color="000000"/>
                </w:tcBorders>
              </w:tcPr>
            </w:tcPrChange>
          </w:tcPr>
          <w:p w14:paraId="2EBC0DDD" w14:textId="77777777" w:rsidR="00C61F0B" w:rsidRPr="009D08DA" w:rsidRDefault="00C61F0B" w:rsidP="006725A0">
            <w:pPr>
              <w:spacing w:line="276" w:lineRule="auto"/>
              <w:jc w:val="both"/>
              <w:rPr>
                <w:rFonts w:ascii="Arial" w:hAnsi="Arial"/>
                <w:b/>
                <w:bCs/>
                <w:sz w:val="16"/>
                <w:szCs w:val="16"/>
              </w:rPr>
            </w:pPr>
          </w:p>
          <w:p w14:paraId="7F6CB146" w14:textId="77777777" w:rsidR="00C61F0B" w:rsidRPr="009D08DA" w:rsidRDefault="00C61F0B" w:rsidP="006725A0">
            <w:pPr>
              <w:spacing w:line="276" w:lineRule="auto"/>
              <w:jc w:val="both"/>
              <w:rPr>
                <w:rFonts w:ascii="Arial" w:hAnsi="Arial"/>
                <w:b/>
                <w:bCs/>
                <w:sz w:val="16"/>
                <w:szCs w:val="16"/>
              </w:rPr>
            </w:pPr>
            <w:r w:rsidRPr="009D08DA">
              <w:rPr>
                <w:rFonts w:ascii="Arial" w:hAnsi="Arial"/>
                <w:b/>
                <w:bCs/>
                <w:sz w:val="16"/>
                <w:szCs w:val="16"/>
              </w:rPr>
              <w:t>VALOR TOTAL</w:t>
            </w:r>
          </w:p>
        </w:tc>
      </w:tr>
      <w:tr w:rsidR="00C61F0B" w:rsidRPr="009D08DA" w14:paraId="6FA83DD6" w14:textId="77777777" w:rsidTr="006725A0">
        <w:trPr>
          <w:trHeight w:val="215"/>
          <w:trPrChange w:id="41" w:author="#3" w:date="2026-06-15T16:24:00Z" w16du:dateUtc="2026-06-15T19:24:00Z">
            <w:trPr>
              <w:gridAfter w:val="0"/>
              <w:trHeight w:val="215"/>
            </w:trPr>
          </w:trPrChange>
        </w:trPr>
        <w:tc>
          <w:tcPr>
            <w:tcW w:w="642" w:type="dxa"/>
            <w:tcBorders>
              <w:top w:val="single" w:sz="4" w:space="0" w:color="000000"/>
              <w:left w:val="single" w:sz="4" w:space="0" w:color="000000"/>
              <w:bottom w:val="single" w:sz="4" w:space="0" w:color="000000"/>
              <w:right w:val="single" w:sz="4" w:space="0" w:color="000000"/>
            </w:tcBorders>
            <w:hideMark/>
            <w:tcPrChange w:id="42" w:author="#3" w:date="2026-06-15T16:24:00Z" w16du:dateUtc="2026-06-15T19:24:00Z">
              <w:tcPr>
                <w:tcW w:w="642" w:type="dxa"/>
                <w:gridSpan w:val="2"/>
                <w:tcBorders>
                  <w:top w:val="single" w:sz="4" w:space="0" w:color="000000"/>
                  <w:left w:val="single" w:sz="4" w:space="0" w:color="000000"/>
                  <w:bottom w:val="single" w:sz="4" w:space="0" w:color="000000"/>
                  <w:right w:val="single" w:sz="4" w:space="0" w:color="000000"/>
                </w:tcBorders>
                <w:hideMark/>
              </w:tcPr>
            </w:tcPrChange>
          </w:tcPr>
          <w:p w14:paraId="46164EF7" w14:textId="77777777" w:rsidR="00C61F0B" w:rsidRPr="009D08DA" w:rsidRDefault="00C61F0B" w:rsidP="00C61F0B">
            <w:pPr>
              <w:spacing w:line="276" w:lineRule="auto"/>
              <w:jc w:val="center"/>
              <w:rPr>
                <w:rFonts w:ascii="Arial" w:hAnsi="Arial"/>
                <w:sz w:val="22"/>
                <w:szCs w:val="22"/>
              </w:rPr>
            </w:pPr>
          </w:p>
          <w:p w14:paraId="60E03FC8" w14:textId="77777777" w:rsidR="00C61F0B" w:rsidRPr="009D08DA" w:rsidRDefault="00C61F0B" w:rsidP="00C61F0B">
            <w:pPr>
              <w:spacing w:line="276" w:lineRule="auto"/>
              <w:jc w:val="center"/>
              <w:rPr>
                <w:rFonts w:ascii="Arial" w:hAnsi="Arial"/>
                <w:sz w:val="22"/>
                <w:szCs w:val="22"/>
              </w:rPr>
            </w:pPr>
          </w:p>
          <w:p w14:paraId="15FBC4A2" w14:textId="77777777" w:rsidR="00C61F0B" w:rsidRPr="009D08DA" w:rsidRDefault="00C61F0B" w:rsidP="00C61F0B">
            <w:pPr>
              <w:spacing w:line="276" w:lineRule="auto"/>
              <w:jc w:val="center"/>
              <w:rPr>
                <w:rFonts w:ascii="Arial" w:hAnsi="Arial"/>
                <w:sz w:val="22"/>
                <w:szCs w:val="22"/>
              </w:rPr>
            </w:pPr>
            <w:r w:rsidRPr="009D08DA">
              <w:rPr>
                <w:rFonts w:ascii="Arial" w:hAnsi="Arial"/>
                <w:sz w:val="22"/>
                <w:szCs w:val="22"/>
              </w:rPr>
              <w:t>1</w:t>
            </w:r>
          </w:p>
        </w:tc>
        <w:tc>
          <w:tcPr>
            <w:tcW w:w="2722" w:type="dxa"/>
            <w:tcBorders>
              <w:top w:val="single" w:sz="4" w:space="0" w:color="000000"/>
              <w:left w:val="single" w:sz="4" w:space="0" w:color="000000"/>
              <w:bottom w:val="single" w:sz="4" w:space="0" w:color="000000"/>
              <w:right w:val="single" w:sz="4" w:space="0" w:color="000000"/>
            </w:tcBorders>
            <w:tcPrChange w:id="43" w:author="#3" w:date="2026-06-15T16:24:00Z" w16du:dateUtc="2026-06-15T19:24:00Z">
              <w:tcPr>
                <w:tcW w:w="2722" w:type="dxa"/>
                <w:gridSpan w:val="2"/>
                <w:tcBorders>
                  <w:top w:val="single" w:sz="4" w:space="0" w:color="000000"/>
                  <w:left w:val="single" w:sz="4" w:space="0" w:color="000000"/>
                  <w:bottom w:val="single" w:sz="4" w:space="0" w:color="000000"/>
                  <w:right w:val="single" w:sz="4" w:space="0" w:color="000000"/>
                </w:tcBorders>
              </w:tcPr>
            </w:tcPrChange>
          </w:tcPr>
          <w:p w14:paraId="76B340AF" w14:textId="77777777" w:rsidR="00C61F0B" w:rsidRPr="009D08DA" w:rsidRDefault="00C61F0B" w:rsidP="00C61F0B">
            <w:pPr>
              <w:spacing w:after="160" w:line="276" w:lineRule="auto"/>
              <w:jc w:val="both"/>
              <w:rPr>
                <w:rFonts w:ascii="Arial" w:hAnsi="Arial"/>
                <w:sz w:val="16"/>
                <w:szCs w:val="16"/>
              </w:rPr>
            </w:pPr>
            <w:r w:rsidRPr="009D08DA">
              <w:rPr>
                <w:rFonts w:ascii="Arial" w:hAnsi="Arial"/>
                <w:sz w:val="16"/>
                <w:szCs w:val="16"/>
              </w:rPr>
              <w:t>S</w:t>
            </w:r>
            <w:r w:rsidRPr="00645376">
              <w:rPr>
                <w:rFonts w:ascii="Arial" w:hAnsi="Arial"/>
                <w:sz w:val="16"/>
                <w:szCs w:val="16"/>
              </w:rPr>
              <w:t xml:space="preserve">erviços acessórios </w:t>
            </w:r>
            <w:r w:rsidRPr="009D08DA">
              <w:rPr>
                <w:rFonts w:ascii="Arial" w:hAnsi="Arial"/>
                <w:sz w:val="16"/>
                <w:szCs w:val="16"/>
              </w:rPr>
              <w:t>de</w:t>
            </w:r>
            <w:r w:rsidRPr="00645376">
              <w:rPr>
                <w:rFonts w:ascii="Arial" w:hAnsi="Arial"/>
                <w:sz w:val="16"/>
                <w:szCs w:val="16"/>
              </w:rPr>
              <w:t xml:space="preserve"> comunicação eletrônica com os contribuintes, </w:t>
            </w:r>
            <w:r w:rsidRPr="009D08DA">
              <w:rPr>
                <w:rFonts w:ascii="Arial" w:hAnsi="Arial"/>
                <w:sz w:val="16"/>
                <w:szCs w:val="16"/>
              </w:rPr>
              <w:t xml:space="preserve">via DDA, no modelo </w:t>
            </w:r>
            <w:proofErr w:type="spellStart"/>
            <w:r w:rsidRPr="009D08DA">
              <w:rPr>
                <w:rFonts w:ascii="Arial" w:hAnsi="Arial"/>
                <w:sz w:val="16"/>
                <w:szCs w:val="16"/>
              </w:rPr>
              <w:t>Bolepix</w:t>
            </w:r>
            <w:proofErr w:type="spellEnd"/>
            <w:r w:rsidRPr="009D08DA">
              <w:rPr>
                <w:rFonts w:ascii="Arial" w:hAnsi="Arial"/>
                <w:sz w:val="16"/>
                <w:szCs w:val="16"/>
              </w:rPr>
              <w:t xml:space="preserve"> </w:t>
            </w:r>
            <w:r w:rsidRPr="00645376">
              <w:rPr>
                <w:rFonts w:ascii="Arial" w:hAnsi="Arial"/>
                <w:sz w:val="16"/>
                <w:szCs w:val="16"/>
              </w:rPr>
              <w:t>incluindo envio digital de guias por e-mail e</w:t>
            </w:r>
            <w:r w:rsidRPr="009D08DA">
              <w:rPr>
                <w:rFonts w:ascii="Arial" w:hAnsi="Arial"/>
                <w:sz w:val="16"/>
                <w:szCs w:val="16"/>
              </w:rPr>
              <w:t xml:space="preserve"> por</w:t>
            </w:r>
            <w:r w:rsidRPr="00645376">
              <w:rPr>
                <w:rFonts w:ascii="Arial" w:hAnsi="Arial"/>
                <w:sz w:val="16"/>
                <w:szCs w:val="16"/>
              </w:rPr>
              <w:t xml:space="preserve"> WhatsApp</w:t>
            </w:r>
          </w:p>
        </w:tc>
        <w:tc>
          <w:tcPr>
            <w:tcW w:w="992" w:type="dxa"/>
            <w:tcBorders>
              <w:top w:val="single" w:sz="4" w:space="0" w:color="000000"/>
              <w:left w:val="single" w:sz="4" w:space="0" w:color="000000"/>
              <w:bottom w:val="single" w:sz="4" w:space="0" w:color="000000"/>
              <w:right w:val="single" w:sz="4" w:space="0" w:color="000000"/>
            </w:tcBorders>
            <w:tcPrChange w:id="44"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55C55E80" w14:textId="77777777" w:rsidR="00C61F0B" w:rsidRPr="009D08DA" w:rsidRDefault="00C61F0B" w:rsidP="00C61F0B">
            <w:pPr>
              <w:spacing w:line="276" w:lineRule="auto"/>
              <w:jc w:val="both"/>
              <w:rPr>
                <w:rFonts w:ascii="Arial" w:hAnsi="Arial"/>
                <w:sz w:val="16"/>
                <w:szCs w:val="16"/>
              </w:rPr>
            </w:pPr>
          </w:p>
          <w:p w14:paraId="0FC7481E" w14:textId="77777777" w:rsidR="00C61F0B" w:rsidRPr="009D08DA" w:rsidRDefault="00C61F0B" w:rsidP="00C61F0B">
            <w:pPr>
              <w:spacing w:line="276" w:lineRule="auto"/>
              <w:jc w:val="both"/>
              <w:rPr>
                <w:rFonts w:ascii="Arial" w:hAnsi="Arial"/>
                <w:sz w:val="16"/>
                <w:szCs w:val="16"/>
              </w:rPr>
            </w:pPr>
          </w:p>
          <w:p w14:paraId="6B2664C9" w14:textId="77777777" w:rsidR="00C61F0B" w:rsidRPr="009D08DA" w:rsidRDefault="00C61F0B" w:rsidP="00C61F0B">
            <w:pPr>
              <w:spacing w:line="276" w:lineRule="auto"/>
              <w:jc w:val="both"/>
              <w:rPr>
                <w:rFonts w:ascii="Arial" w:hAnsi="Arial"/>
                <w:sz w:val="16"/>
                <w:szCs w:val="16"/>
              </w:rPr>
            </w:pPr>
          </w:p>
          <w:p w14:paraId="3AF57492" w14:textId="77777777" w:rsidR="00C61F0B" w:rsidRPr="009D08DA" w:rsidRDefault="00C61F0B" w:rsidP="00C61F0B">
            <w:pPr>
              <w:spacing w:line="276" w:lineRule="auto"/>
              <w:jc w:val="both"/>
              <w:rPr>
                <w:rFonts w:ascii="Arial" w:hAnsi="Arial"/>
                <w:sz w:val="16"/>
                <w:szCs w:val="16"/>
              </w:rPr>
            </w:pPr>
          </w:p>
        </w:tc>
        <w:tc>
          <w:tcPr>
            <w:tcW w:w="992" w:type="dxa"/>
            <w:tcBorders>
              <w:top w:val="single" w:sz="4" w:space="0" w:color="000000"/>
              <w:left w:val="single" w:sz="4" w:space="0" w:color="000000"/>
              <w:bottom w:val="single" w:sz="4" w:space="0" w:color="000000"/>
              <w:right w:val="single" w:sz="4" w:space="0" w:color="000000"/>
            </w:tcBorders>
            <w:tcPrChange w:id="45"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7585E11F" w14:textId="77777777" w:rsidR="00C61F0B" w:rsidRPr="009D08DA" w:rsidRDefault="00C61F0B" w:rsidP="00C61F0B">
            <w:pPr>
              <w:spacing w:line="276" w:lineRule="auto"/>
              <w:jc w:val="center"/>
              <w:rPr>
                <w:rFonts w:ascii="Arial" w:hAnsi="Arial"/>
                <w:sz w:val="16"/>
                <w:szCs w:val="16"/>
              </w:rPr>
            </w:pPr>
          </w:p>
          <w:p w14:paraId="2C1A6B88" w14:textId="77777777" w:rsidR="00C61F0B" w:rsidRPr="009D08DA" w:rsidRDefault="00C61F0B" w:rsidP="00C61F0B">
            <w:pPr>
              <w:spacing w:line="276" w:lineRule="auto"/>
              <w:jc w:val="center"/>
              <w:rPr>
                <w:rFonts w:ascii="Arial" w:hAnsi="Arial"/>
                <w:sz w:val="16"/>
                <w:szCs w:val="16"/>
              </w:rPr>
            </w:pPr>
          </w:p>
          <w:p w14:paraId="0C9C1142" w14:textId="77777777" w:rsidR="00C61F0B" w:rsidRPr="009D08DA" w:rsidRDefault="00C61F0B" w:rsidP="00C61F0B">
            <w:pPr>
              <w:spacing w:line="276" w:lineRule="auto"/>
              <w:jc w:val="center"/>
              <w:rPr>
                <w:rFonts w:ascii="Arial" w:hAnsi="Arial"/>
                <w:sz w:val="16"/>
                <w:szCs w:val="16"/>
              </w:rPr>
            </w:pPr>
            <w:r w:rsidRPr="009D08DA">
              <w:rPr>
                <w:rFonts w:ascii="Arial" w:hAnsi="Arial"/>
                <w:sz w:val="16"/>
                <w:szCs w:val="16"/>
              </w:rPr>
              <w:t>Unidade</w:t>
            </w:r>
          </w:p>
        </w:tc>
        <w:tc>
          <w:tcPr>
            <w:tcW w:w="1418" w:type="dxa"/>
            <w:tcBorders>
              <w:top w:val="single" w:sz="4" w:space="0" w:color="000000"/>
              <w:left w:val="single" w:sz="4" w:space="0" w:color="000000"/>
              <w:bottom w:val="single" w:sz="4" w:space="0" w:color="000000"/>
              <w:right w:val="single" w:sz="4" w:space="0" w:color="000000"/>
            </w:tcBorders>
            <w:tcPrChange w:id="46" w:author="#3" w:date="2026-06-15T16:24:00Z" w16du:dateUtc="2026-06-15T19:24:00Z">
              <w:tcPr>
                <w:tcW w:w="1418" w:type="dxa"/>
                <w:gridSpan w:val="2"/>
                <w:tcBorders>
                  <w:top w:val="single" w:sz="4" w:space="0" w:color="000000"/>
                  <w:left w:val="single" w:sz="4" w:space="0" w:color="000000"/>
                  <w:bottom w:val="single" w:sz="4" w:space="0" w:color="000000"/>
                  <w:right w:val="single" w:sz="4" w:space="0" w:color="000000"/>
                </w:tcBorders>
              </w:tcPr>
            </w:tcPrChange>
          </w:tcPr>
          <w:p w14:paraId="5A4EC414" w14:textId="77777777" w:rsidR="00C61F0B" w:rsidRPr="009D08DA" w:rsidRDefault="00C61F0B" w:rsidP="00C61F0B">
            <w:pPr>
              <w:spacing w:line="276" w:lineRule="auto"/>
              <w:jc w:val="center"/>
              <w:rPr>
                <w:rFonts w:ascii="Arial" w:hAnsi="Arial"/>
                <w:sz w:val="16"/>
                <w:szCs w:val="16"/>
              </w:rPr>
            </w:pPr>
          </w:p>
          <w:p w14:paraId="1AC50876" w14:textId="77777777" w:rsidR="00C61F0B" w:rsidRPr="009D08DA" w:rsidRDefault="00C61F0B" w:rsidP="00C61F0B">
            <w:pPr>
              <w:spacing w:line="276" w:lineRule="auto"/>
              <w:jc w:val="center"/>
              <w:rPr>
                <w:rFonts w:ascii="Arial" w:hAnsi="Arial"/>
                <w:sz w:val="16"/>
                <w:szCs w:val="16"/>
              </w:rPr>
            </w:pPr>
          </w:p>
          <w:p w14:paraId="13E25E80" w14:textId="77777777" w:rsidR="00C61F0B" w:rsidRPr="009D08DA" w:rsidRDefault="00C61F0B" w:rsidP="00C61F0B">
            <w:pPr>
              <w:spacing w:line="276" w:lineRule="auto"/>
              <w:jc w:val="center"/>
              <w:rPr>
                <w:rFonts w:ascii="Arial" w:hAnsi="Arial"/>
                <w:sz w:val="16"/>
                <w:szCs w:val="16"/>
              </w:rPr>
            </w:pPr>
            <w:r w:rsidRPr="009D08DA">
              <w:rPr>
                <w:rFonts w:ascii="Arial" w:hAnsi="Arial"/>
                <w:sz w:val="16"/>
                <w:szCs w:val="16"/>
              </w:rPr>
              <w:t xml:space="preserve">Por </w:t>
            </w:r>
            <w:r>
              <w:rPr>
                <w:rFonts w:ascii="Arial" w:hAnsi="Arial"/>
                <w:sz w:val="16"/>
                <w:szCs w:val="16"/>
              </w:rPr>
              <w:t>liquidação</w:t>
            </w:r>
          </w:p>
        </w:tc>
        <w:tc>
          <w:tcPr>
            <w:tcW w:w="992" w:type="dxa"/>
            <w:tcBorders>
              <w:top w:val="single" w:sz="4" w:space="0" w:color="000000"/>
              <w:left w:val="single" w:sz="4" w:space="0" w:color="000000"/>
              <w:bottom w:val="single" w:sz="4" w:space="0" w:color="000000"/>
              <w:right w:val="single" w:sz="4" w:space="0" w:color="000000"/>
            </w:tcBorders>
            <w:tcPrChange w:id="47" w:author="#3" w:date="2026-06-15T16:24:00Z" w16du:dateUtc="2026-06-15T19:24:00Z">
              <w:tcPr>
                <w:tcW w:w="992" w:type="dxa"/>
                <w:gridSpan w:val="2"/>
                <w:tcBorders>
                  <w:top w:val="single" w:sz="4" w:space="0" w:color="000000"/>
                  <w:left w:val="single" w:sz="4" w:space="0" w:color="000000"/>
                  <w:bottom w:val="single" w:sz="4" w:space="0" w:color="000000"/>
                  <w:right w:val="single" w:sz="4" w:space="0" w:color="000000"/>
                </w:tcBorders>
              </w:tcPr>
            </w:tcPrChange>
          </w:tcPr>
          <w:p w14:paraId="6E5020D9" w14:textId="77777777" w:rsidR="00C61F0B" w:rsidRPr="009D08DA" w:rsidRDefault="00C61F0B" w:rsidP="00C61F0B">
            <w:pPr>
              <w:spacing w:line="276" w:lineRule="auto"/>
              <w:jc w:val="center"/>
              <w:rPr>
                <w:rFonts w:ascii="Arial" w:hAnsi="Arial"/>
                <w:sz w:val="16"/>
                <w:szCs w:val="16"/>
              </w:rPr>
            </w:pPr>
          </w:p>
          <w:p w14:paraId="1309288F" w14:textId="77777777" w:rsidR="00C61F0B" w:rsidRPr="009D08DA" w:rsidRDefault="00C61F0B" w:rsidP="00C61F0B">
            <w:pPr>
              <w:spacing w:line="276" w:lineRule="auto"/>
              <w:jc w:val="center"/>
              <w:rPr>
                <w:rFonts w:ascii="Arial" w:hAnsi="Arial"/>
                <w:sz w:val="16"/>
                <w:szCs w:val="16"/>
              </w:rPr>
            </w:pPr>
          </w:p>
          <w:p w14:paraId="6165B603" w14:textId="77777777" w:rsidR="00C61F0B" w:rsidRPr="009D08DA" w:rsidRDefault="00C61F0B" w:rsidP="00C61F0B">
            <w:pPr>
              <w:spacing w:line="276" w:lineRule="auto"/>
              <w:jc w:val="center"/>
              <w:rPr>
                <w:rFonts w:ascii="Arial" w:hAnsi="Arial"/>
                <w:sz w:val="16"/>
                <w:szCs w:val="16"/>
              </w:rPr>
            </w:pPr>
            <w:r w:rsidRPr="009D08DA">
              <w:rPr>
                <w:rFonts w:ascii="Arial" w:hAnsi="Arial"/>
                <w:sz w:val="16"/>
                <w:szCs w:val="16"/>
              </w:rPr>
              <w:t>2,10</w:t>
            </w:r>
          </w:p>
          <w:p w14:paraId="1604768C" w14:textId="77777777" w:rsidR="00C61F0B" w:rsidRPr="009D08DA" w:rsidRDefault="00C61F0B" w:rsidP="00C61F0B">
            <w:pPr>
              <w:spacing w:line="276" w:lineRule="auto"/>
              <w:jc w:val="center"/>
              <w:rPr>
                <w:rFonts w:ascii="Arial" w:hAnsi="Arial"/>
                <w:sz w:val="16"/>
                <w:szCs w:val="16"/>
              </w:rPr>
            </w:pPr>
          </w:p>
        </w:tc>
        <w:tc>
          <w:tcPr>
            <w:tcW w:w="1417" w:type="dxa"/>
            <w:tcBorders>
              <w:top w:val="single" w:sz="4" w:space="0" w:color="000000"/>
              <w:left w:val="single" w:sz="4" w:space="0" w:color="000000"/>
              <w:bottom w:val="single" w:sz="4" w:space="0" w:color="000000"/>
              <w:right w:val="single" w:sz="4" w:space="0" w:color="000000"/>
            </w:tcBorders>
            <w:tcPrChange w:id="48" w:author="#3" w:date="2026-06-15T16:24:00Z" w16du:dateUtc="2026-06-15T19:24:00Z">
              <w:tcPr>
                <w:tcW w:w="1417" w:type="dxa"/>
                <w:gridSpan w:val="2"/>
                <w:tcBorders>
                  <w:top w:val="single" w:sz="4" w:space="0" w:color="000000"/>
                  <w:left w:val="single" w:sz="4" w:space="0" w:color="000000"/>
                  <w:bottom w:val="single" w:sz="4" w:space="0" w:color="000000"/>
                  <w:right w:val="single" w:sz="4" w:space="0" w:color="000000"/>
                </w:tcBorders>
              </w:tcPr>
            </w:tcPrChange>
          </w:tcPr>
          <w:p w14:paraId="44448A16" w14:textId="77777777" w:rsidR="00C61F0B" w:rsidRPr="009D08DA" w:rsidRDefault="00C61F0B" w:rsidP="00C61F0B">
            <w:pPr>
              <w:spacing w:line="276" w:lineRule="auto"/>
              <w:jc w:val="center"/>
              <w:rPr>
                <w:rFonts w:ascii="Arial" w:hAnsi="Arial"/>
                <w:b/>
                <w:bCs/>
                <w:sz w:val="16"/>
                <w:szCs w:val="16"/>
              </w:rPr>
            </w:pPr>
          </w:p>
          <w:p w14:paraId="147254CC" w14:textId="77777777" w:rsidR="00C61F0B" w:rsidRPr="009D08DA" w:rsidRDefault="00C61F0B" w:rsidP="00C61F0B">
            <w:pPr>
              <w:spacing w:line="276" w:lineRule="auto"/>
              <w:jc w:val="center"/>
              <w:rPr>
                <w:rFonts w:ascii="Arial" w:hAnsi="Arial"/>
                <w:b/>
                <w:bCs/>
                <w:sz w:val="16"/>
                <w:szCs w:val="16"/>
              </w:rPr>
            </w:pPr>
          </w:p>
          <w:p w14:paraId="012BD1AE" w14:textId="77777777" w:rsidR="00C61F0B" w:rsidRPr="009D08DA" w:rsidRDefault="00C61F0B" w:rsidP="00C61F0B">
            <w:pPr>
              <w:spacing w:line="276" w:lineRule="auto"/>
              <w:jc w:val="center"/>
              <w:rPr>
                <w:rFonts w:ascii="Arial" w:hAnsi="Arial"/>
                <w:b/>
                <w:bCs/>
                <w:sz w:val="16"/>
                <w:szCs w:val="16"/>
              </w:rPr>
            </w:pPr>
            <w:r w:rsidRPr="009D08DA">
              <w:rPr>
                <w:rFonts w:ascii="Arial" w:hAnsi="Arial"/>
                <w:b/>
                <w:bCs/>
                <w:sz w:val="16"/>
                <w:szCs w:val="16"/>
              </w:rPr>
              <w:t>8.600.480,70</w:t>
            </w:r>
          </w:p>
          <w:p w14:paraId="0917C333" w14:textId="77777777" w:rsidR="00C61F0B" w:rsidRPr="009D08DA" w:rsidRDefault="00C61F0B" w:rsidP="00C61F0B">
            <w:pPr>
              <w:spacing w:line="276" w:lineRule="auto"/>
              <w:jc w:val="center"/>
              <w:rPr>
                <w:rFonts w:ascii="Arial" w:hAnsi="Arial"/>
                <w:b/>
                <w:bCs/>
                <w:sz w:val="16"/>
                <w:szCs w:val="16"/>
              </w:rPr>
            </w:pPr>
          </w:p>
        </w:tc>
      </w:tr>
    </w:tbl>
    <w:p w14:paraId="24593CEF" w14:textId="77777777" w:rsidR="00C61F0B" w:rsidRPr="00C61F0B" w:rsidRDefault="00C61F0B" w:rsidP="00C61F0B">
      <w:pPr>
        <w:pStyle w:val="PargrafodaLista"/>
        <w:tabs>
          <w:tab w:val="left" w:pos="434"/>
        </w:tabs>
        <w:spacing w:line="276" w:lineRule="auto"/>
        <w:ind w:left="0"/>
        <w:jc w:val="both"/>
        <w:rPr>
          <w:rFonts w:ascii="Arial" w:hAnsi="Arial"/>
          <w:sz w:val="10"/>
          <w:szCs w:val="10"/>
        </w:rPr>
      </w:pPr>
    </w:p>
    <w:p w14:paraId="0E835433" w14:textId="77777777" w:rsidR="000D6086" w:rsidRPr="009D08DA" w:rsidRDefault="000D6086" w:rsidP="00C61F0B">
      <w:pPr>
        <w:pStyle w:val="PargrafodaLista"/>
        <w:numPr>
          <w:ilvl w:val="1"/>
          <w:numId w:val="13"/>
        </w:numPr>
        <w:tabs>
          <w:tab w:val="left" w:pos="434"/>
        </w:tabs>
        <w:spacing w:line="276" w:lineRule="auto"/>
        <w:ind w:left="0" w:firstLine="0"/>
        <w:jc w:val="both"/>
        <w:rPr>
          <w:rFonts w:ascii="Arial" w:hAnsi="Arial"/>
          <w:sz w:val="22"/>
          <w:szCs w:val="22"/>
        </w:rPr>
      </w:pPr>
      <w:r w:rsidRPr="009D08DA">
        <w:rPr>
          <w:rFonts w:ascii="Arial" w:hAnsi="Arial"/>
          <w:sz w:val="22"/>
          <w:szCs w:val="22"/>
        </w:rPr>
        <w:t xml:space="preserve">O objeto desta contratação não se enquadra na categoria de bem de luxo, conforme vedação do art. 20 da Lei nº14.133/2021, regulamentado pelo Decreto Municipal nº 36.022, </w:t>
      </w:r>
      <w:r w:rsidRPr="009D08DA">
        <w:rPr>
          <w:rFonts w:ascii="Arial" w:hAnsi="Arial"/>
          <w:sz w:val="22"/>
          <w:szCs w:val="22"/>
        </w:rPr>
        <w:lastRenderedPageBreak/>
        <w:t>de 19 de setembro de 2022, que estabelece o enquadramento dos Bens de Consumo nas categorias de qualidade comum e de luxo no âmbito da Administração Pública Municipal.</w:t>
      </w:r>
    </w:p>
    <w:p w14:paraId="5F41E4EB" w14:textId="77777777" w:rsidR="000D6086" w:rsidRPr="009D08DA" w:rsidRDefault="000D6086" w:rsidP="009D08DA">
      <w:pPr>
        <w:pStyle w:val="PargrafodaLista"/>
        <w:tabs>
          <w:tab w:val="left" w:pos="284"/>
        </w:tabs>
        <w:spacing w:line="276" w:lineRule="auto"/>
        <w:ind w:left="0"/>
        <w:jc w:val="both"/>
        <w:rPr>
          <w:rFonts w:ascii="Arial" w:hAnsi="Arial"/>
          <w:sz w:val="10"/>
          <w:szCs w:val="10"/>
        </w:rPr>
      </w:pPr>
    </w:p>
    <w:p w14:paraId="7DF7F4A4" w14:textId="77777777" w:rsidR="000D6086" w:rsidRPr="009D08DA" w:rsidRDefault="000D6086" w:rsidP="00C61F0B">
      <w:pPr>
        <w:pStyle w:val="PargrafodaLista"/>
        <w:numPr>
          <w:ilvl w:val="1"/>
          <w:numId w:val="13"/>
        </w:numPr>
        <w:tabs>
          <w:tab w:val="left" w:pos="426"/>
        </w:tabs>
        <w:spacing w:line="276" w:lineRule="auto"/>
        <w:ind w:left="0" w:firstLine="0"/>
        <w:jc w:val="both"/>
        <w:rPr>
          <w:rFonts w:ascii="Arial" w:hAnsi="Arial"/>
          <w:sz w:val="22"/>
          <w:szCs w:val="22"/>
        </w:rPr>
      </w:pPr>
      <w:bookmarkStart w:id="49" w:name="_Hlk227154797"/>
      <w:r w:rsidRPr="009D08DA">
        <w:rPr>
          <w:rFonts w:ascii="Arial" w:hAnsi="Arial"/>
          <w:sz w:val="22"/>
          <w:szCs w:val="22"/>
        </w:rPr>
        <w:t xml:space="preserve">O prazo de vigência da contratação é de </w:t>
      </w:r>
      <w:r w:rsidR="00C61F0B">
        <w:rPr>
          <w:rFonts w:ascii="Arial" w:hAnsi="Arial"/>
          <w:sz w:val="22"/>
          <w:szCs w:val="22"/>
        </w:rPr>
        <w:t>24</w:t>
      </w:r>
      <w:r w:rsidRPr="009D08DA">
        <w:rPr>
          <w:rFonts w:ascii="Arial" w:hAnsi="Arial"/>
          <w:sz w:val="22"/>
          <w:szCs w:val="22"/>
        </w:rPr>
        <w:t xml:space="preserve"> (</w:t>
      </w:r>
      <w:r w:rsidR="00C61F0B">
        <w:rPr>
          <w:rFonts w:ascii="Arial" w:hAnsi="Arial"/>
          <w:sz w:val="22"/>
          <w:szCs w:val="22"/>
        </w:rPr>
        <w:t>vinte e quatro</w:t>
      </w:r>
      <w:r w:rsidRPr="009D08DA">
        <w:rPr>
          <w:rFonts w:ascii="Arial" w:hAnsi="Arial"/>
          <w:sz w:val="22"/>
          <w:szCs w:val="22"/>
        </w:rPr>
        <w:t xml:space="preserve">) meses contados de </w:t>
      </w:r>
      <w:r w:rsidR="00432344" w:rsidRPr="009D08DA">
        <w:rPr>
          <w:rFonts w:ascii="Arial" w:hAnsi="Arial"/>
          <w:sz w:val="22"/>
          <w:szCs w:val="22"/>
        </w:rPr>
        <w:t>01</w:t>
      </w:r>
      <w:r w:rsidRPr="009D08DA">
        <w:rPr>
          <w:rFonts w:ascii="Arial" w:hAnsi="Arial"/>
          <w:sz w:val="22"/>
          <w:szCs w:val="22"/>
        </w:rPr>
        <w:t>/0</w:t>
      </w:r>
      <w:r w:rsidR="00432344" w:rsidRPr="009D08DA">
        <w:rPr>
          <w:rFonts w:ascii="Arial" w:hAnsi="Arial"/>
          <w:sz w:val="22"/>
          <w:szCs w:val="22"/>
        </w:rPr>
        <w:t>1</w:t>
      </w:r>
      <w:r w:rsidRPr="009D08DA">
        <w:rPr>
          <w:rFonts w:ascii="Arial" w:hAnsi="Arial"/>
          <w:sz w:val="22"/>
          <w:szCs w:val="22"/>
        </w:rPr>
        <w:t>/202</w:t>
      </w:r>
      <w:r w:rsidR="00432344" w:rsidRPr="009D08DA">
        <w:rPr>
          <w:rFonts w:ascii="Arial" w:hAnsi="Arial"/>
          <w:sz w:val="22"/>
          <w:szCs w:val="22"/>
        </w:rPr>
        <w:t>7</w:t>
      </w:r>
      <w:r w:rsidRPr="009D08DA">
        <w:rPr>
          <w:rFonts w:ascii="Arial" w:hAnsi="Arial"/>
          <w:sz w:val="22"/>
          <w:szCs w:val="22"/>
        </w:rPr>
        <w:t xml:space="preserve"> a 0</w:t>
      </w:r>
      <w:r w:rsidR="00432344" w:rsidRPr="009D08DA">
        <w:rPr>
          <w:rFonts w:ascii="Arial" w:hAnsi="Arial"/>
          <w:sz w:val="22"/>
          <w:szCs w:val="22"/>
        </w:rPr>
        <w:t>1</w:t>
      </w:r>
      <w:r w:rsidRPr="009D08DA">
        <w:rPr>
          <w:rFonts w:ascii="Arial" w:hAnsi="Arial"/>
          <w:sz w:val="22"/>
          <w:szCs w:val="22"/>
        </w:rPr>
        <w:t>/01/20</w:t>
      </w:r>
      <w:r w:rsidR="00C61F0B">
        <w:rPr>
          <w:rFonts w:ascii="Arial" w:hAnsi="Arial"/>
          <w:sz w:val="22"/>
          <w:szCs w:val="22"/>
        </w:rPr>
        <w:t>29</w:t>
      </w:r>
      <w:r w:rsidRPr="009D08DA">
        <w:rPr>
          <w:rFonts w:ascii="Arial" w:hAnsi="Arial"/>
          <w:sz w:val="22"/>
          <w:szCs w:val="22"/>
        </w:rPr>
        <w:t xml:space="preserve">, prorrogável por </w:t>
      </w:r>
      <w:r w:rsidR="00C61F0B">
        <w:rPr>
          <w:rFonts w:ascii="Arial" w:hAnsi="Arial"/>
          <w:sz w:val="22"/>
          <w:szCs w:val="22"/>
        </w:rPr>
        <w:t>igual período, 24</w:t>
      </w:r>
      <w:r w:rsidR="00C61F0B" w:rsidRPr="009D08DA">
        <w:rPr>
          <w:rFonts w:ascii="Arial" w:hAnsi="Arial"/>
          <w:sz w:val="22"/>
          <w:szCs w:val="22"/>
        </w:rPr>
        <w:t xml:space="preserve"> (</w:t>
      </w:r>
      <w:r w:rsidR="00C61F0B">
        <w:rPr>
          <w:rFonts w:ascii="Arial" w:hAnsi="Arial"/>
          <w:sz w:val="22"/>
          <w:szCs w:val="22"/>
        </w:rPr>
        <w:t>vinte e quatro</w:t>
      </w:r>
      <w:r w:rsidR="00C61F0B" w:rsidRPr="009D08DA">
        <w:rPr>
          <w:rFonts w:ascii="Arial" w:hAnsi="Arial"/>
          <w:sz w:val="22"/>
          <w:szCs w:val="22"/>
        </w:rPr>
        <w:t>) meses</w:t>
      </w:r>
      <w:r w:rsidRPr="009D08DA">
        <w:rPr>
          <w:rFonts w:ascii="Arial" w:hAnsi="Arial"/>
          <w:sz w:val="22"/>
          <w:szCs w:val="22"/>
        </w:rPr>
        <w:t>, na forma dos artigos 105, 106, incisos II e III, § 1º e 107 da Lei n° 14.133/2021.</w:t>
      </w:r>
    </w:p>
    <w:p w14:paraId="2C713FA6" w14:textId="77777777" w:rsidR="000D6086" w:rsidRPr="009D08DA" w:rsidRDefault="000D6086" w:rsidP="009D08DA">
      <w:pPr>
        <w:pStyle w:val="PargrafodaLista"/>
        <w:spacing w:line="276" w:lineRule="auto"/>
        <w:rPr>
          <w:rFonts w:ascii="Arial" w:hAnsi="Arial"/>
          <w:sz w:val="10"/>
          <w:szCs w:val="10"/>
        </w:rPr>
      </w:pPr>
    </w:p>
    <w:p w14:paraId="0FA397C1" w14:textId="4FD7A39A" w:rsidR="000D6086" w:rsidRPr="009D08DA" w:rsidRDefault="000D6086" w:rsidP="009D08DA">
      <w:pPr>
        <w:pStyle w:val="PargrafodaLista"/>
        <w:tabs>
          <w:tab w:val="left" w:pos="426"/>
        </w:tabs>
        <w:spacing w:line="276" w:lineRule="auto"/>
        <w:ind w:left="426"/>
        <w:jc w:val="both"/>
        <w:rPr>
          <w:rFonts w:ascii="Arial" w:hAnsi="Arial"/>
          <w:sz w:val="22"/>
          <w:szCs w:val="22"/>
        </w:rPr>
      </w:pPr>
      <w:bookmarkStart w:id="50" w:name="_Hlk227154813"/>
      <w:bookmarkEnd w:id="49"/>
      <w:r w:rsidRPr="009D08DA">
        <w:rPr>
          <w:rFonts w:ascii="Arial" w:hAnsi="Arial"/>
          <w:sz w:val="22"/>
          <w:szCs w:val="22"/>
        </w:rPr>
        <w:t>1.3.1 O fornecimento do serviço é enquadrado como continuado por se tratar de necessidade permanente</w:t>
      </w:r>
      <w:del w:id="51" w:author="#3" w:date="2026-06-15T16:24:00Z" w16du:dateUtc="2026-06-15T19:24:00Z">
        <w:r w:rsidRPr="009D08DA">
          <w:rPr>
            <w:rFonts w:ascii="Arial" w:hAnsi="Arial"/>
            <w:sz w:val="22"/>
            <w:szCs w:val="22"/>
          </w:rPr>
          <w:delText xml:space="preserve"> da instituição</w:delText>
        </w:r>
      </w:del>
      <w:r w:rsidRPr="009D08DA">
        <w:rPr>
          <w:rFonts w:ascii="Arial" w:hAnsi="Arial"/>
          <w:sz w:val="22"/>
          <w:szCs w:val="22"/>
        </w:rPr>
        <w:t xml:space="preserve">, sendo a vigência plurianual mais vantajosa para a Administração, considerando os custos contratuais implícitos demandados pelo certame e a possibilidade de maior planejamento tanto dos credenciados, como do Município.  </w:t>
      </w:r>
    </w:p>
    <w:bookmarkEnd w:id="50"/>
    <w:p w14:paraId="12016F6E" w14:textId="77777777" w:rsidR="000D6086" w:rsidRPr="009D08DA" w:rsidRDefault="000D6086" w:rsidP="009D08DA">
      <w:pPr>
        <w:spacing w:line="276" w:lineRule="auto"/>
        <w:jc w:val="both"/>
        <w:rPr>
          <w:rFonts w:ascii="Arial" w:hAnsi="Arial"/>
          <w:sz w:val="10"/>
          <w:szCs w:val="10"/>
        </w:rPr>
      </w:pPr>
    </w:p>
    <w:p w14:paraId="5C1C77CC" w14:textId="7377BF85" w:rsidR="00AC22B0" w:rsidRPr="009D08DA" w:rsidRDefault="000D6086" w:rsidP="009D08DA">
      <w:pPr>
        <w:spacing w:line="276" w:lineRule="auto"/>
        <w:jc w:val="both"/>
        <w:rPr>
          <w:rFonts w:ascii="Arial" w:hAnsi="Arial"/>
          <w:sz w:val="22"/>
          <w:szCs w:val="22"/>
        </w:rPr>
      </w:pPr>
      <w:r w:rsidRPr="009D08DA">
        <w:rPr>
          <w:rFonts w:ascii="Arial" w:hAnsi="Arial"/>
          <w:b/>
          <w:bCs/>
          <w:sz w:val="22"/>
          <w:szCs w:val="22"/>
        </w:rPr>
        <w:t>1.</w:t>
      </w:r>
      <w:del w:id="52" w:author="#3" w:date="2026-06-15T16:24:00Z" w16du:dateUtc="2026-06-15T19:24:00Z">
        <w:r w:rsidRPr="009D08DA">
          <w:rPr>
            <w:rFonts w:ascii="Arial" w:hAnsi="Arial"/>
            <w:b/>
            <w:bCs/>
            <w:sz w:val="22"/>
            <w:szCs w:val="22"/>
          </w:rPr>
          <w:delText>4</w:delText>
        </w:r>
      </w:del>
      <w:ins w:id="53" w:author="#3" w:date="2026-06-15T16:24:00Z" w16du:dateUtc="2026-06-15T19:24:00Z">
        <w:r w:rsidR="00227556">
          <w:rPr>
            <w:rFonts w:ascii="Arial" w:hAnsi="Arial"/>
            <w:b/>
            <w:bCs/>
            <w:sz w:val="22"/>
            <w:szCs w:val="22"/>
          </w:rPr>
          <w:t>5</w:t>
        </w:r>
      </w:ins>
      <w:r w:rsidR="00227556">
        <w:rPr>
          <w:rFonts w:ascii="Arial" w:hAnsi="Arial"/>
          <w:b/>
          <w:sz w:val="22"/>
          <w:rPrChange w:id="54" w:author="#3" w:date="2026-06-15T16:24:00Z" w16du:dateUtc="2026-06-15T19:24:00Z">
            <w:rPr>
              <w:rFonts w:ascii="Arial" w:hAnsi="Arial"/>
              <w:sz w:val="22"/>
            </w:rPr>
          </w:rPrChange>
        </w:rPr>
        <w:t xml:space="preserve"> </w:t>
      </w:r>
      <w:r w:rsidR="007B7CCD" w:rsidRPr="009D08DA">
        <w:rPr>
          <w:rFonts w:ascii="Arial" w:hAnsi="Arial"/>
          <w:sz w:val="22"/>
          <w:szCs w:val="22"/>
        </w:rPr>
        <w:t xml:space="preserve">O custo do contrato </w:t>
      </w:r>
      <w:r w:rsidR="00AC22B0" w:rsidRPr="009D08DA">
        <w:rPr>
          <w:rFonts w:ascii="Arial" w:hAnsi="Arial"/>
          <w:sz w:val="22"/>
          <w:szCs w:val="22"/>
        </w:rPr>
        <w:t xml:space="preserve">com </w:t>
      </w:r>
      <w:del w:id="55" w:author="#3" w:date="2026-06-15T16:24:00Z" w16du:dateUtc="2026-06-15T19:24:00Z">
        <w:r w:rsidR="00AC22B0" w:rsidRPr="009D08DA">
          <w:rPr>
            <w:rFonts w:ascii="Arial" w:hAnsi="Arial"/>
            <w:sz w:val="22"/>
            <w:szCs w:val="22"/>
          </w:rPr>
          <w:delText>as instituições financeiras ou com empresas</w:delText>
        </w:r>
      </w:del>
      <w:ins w:id="56" w:author="#3" w:date="2026-06-15T16:24:00Z" w16du:dateUtc="2026-06-15T19:24:00Z">
        <w:r w:rsidR="00AC22B0" w:rsidRPr="009D08DA">
          <w:rPr>
            <w:rFonts w:ascii="Arial" w:hAnsi="Arial"/>
            <w:sz w:val="22"/>
            <w:szCs w:val="22"/>
          </w:rPr>
          <w:t xml:space="preserve">a </w:t>
        </w:r>
        <w:r w:rsidR="00227556">
          <w:rPr>
            <w:rFonts w:ascii="Arial" w:hAnsi="Arial"/>
            <w:sz w:val="22"/>
            <w:szCs w:val="22"/>
          </w:rPr>
          <w:t>pessoa jurídica</w:t>
        </w:r>
      </w:ins>
      <w:r w:rsidR="00227556">
        <w:rPr>
          <w:rFonts w:ascii="Arial" w:hAnsi="Arial"/>
          <w:sz w:val="22"/>
          <w:szCs w:val="22"/>
        </w:rPr>
        <w:t xml:space="preserve"> de </w:t>
      </w:r>
      <w:del w:id="57" w:author="#3" w:date="2026-06-15T16:24:00Z" w16du:dateUtc="2026-06-15T19:24:00Z">
        <w:r w:rsidR="00AC22B0" w:rsidRPr="009D08DA">
          <w:rPr>
            <w:rFonts w:ascii="Arial" w:hAnsi="Arial"/>
            <w:sz w:val="22"/>
            <w:szCs w:val="22"/>
          </w:rPr>
          <w:delText>tecnologia</w:delText>
        </w:r>
      </w:del>
      <w:ins w:id="58" w:author="#3" w:date="2026-06-15T16:24:00Z" w16du:dateUtc="2026-06-15T19:24:00Z">
        <w:r w:rsidR="00227556">
          <w:rPr>
            <w:rFonts w:ascii="Arial" w:hAnsi="Arial"/>
            <w:sz w:val="22"/>
            <w:szCs w:val="22"/>
          </w:rPr>
          <w:t>direito privado</w:t>
        </w:r>
      </w:ins>
      <w:r w:rsidR="00227556">
        <w:rPr>
          <w:rFonts w:ascii="Arial" w:hAnsi="Arial"/>
          <w:sz w:val="22"/>
          <w:szCs w:val="22"/>
        </w:rPr>
        <w:t xml:space="preserve"> </w:t>
      </w:r>
      <w:r w:rsidR="00AC22B0" w:rsidRPr="009D08DA">
        <w:rPr>
          <w:rFonts w:ascii="Arial" w:hAnsi="Arial"/>
          <w:sz w:val="22"/>
          <w:szCs w:val="22"/>
        </w:rPr>
        <w:t>será de acordo com as guias liquidadas, sendo que não serão considerados os custos relativos a guias emitidas e não pagas, observando o princípio da economicidade e eficiência, nos termos da Lei nº 14.133/2021.</w:t>
      </w:r>
    </w:p>
    <w:p w14:paraId="4B2CA6B9" w14:textId="77777777" w:rsidR="00AC22B0" w:rsidRPr="009D08DA" w:rsidRDefault="00AC22B0" w:rsidP="009D08DA">
      <w:pPr>
        <w:spacing w:line="276" w:lineRule="auto"/>
        <w:jc w:val="both"/>
        <w:rPr>
          <w:rFonts w:ascii="Arial" w:hAnsi="Arial"/>
          <w:sz w:val="10"/>
          <w:szCs w:val="10"/>
        </w:rPr>
      </w:pPr>
    </w:p>
    <w:p w14:paraId="0B04EA57" w14:textId="31F2926F" w:rsidR="00AC22B0" w:rsidRDefault="00AC22B0" w:rsidP="00C61F0B">
      <w:pPr>
        <w:spacing w:line="276" w:lineRule="auto"/>
        <w:ind w:left="434"/>
        <w:jc w:val="both"/>
        <w:rPr>
          <w:rFonts w:ascii="Arial" w:hAnsi="Arial"/>
          <w:sz w:val="22"/>
          <w:szCs w:val="22"/>
        </w:rPr>
      </w:pPr>
      <w:r w:rsidRPr="009D08DA">
        <w:rPr>
          <w:rFonts w:ascii="Arial" w:hAnsi="Arial"/>
          <w:sz w:val="22"/>
          <w:szCs w:val="22"/>
        </w:rPr>
        <w:t>1.</w:t>
      </w:r>
      <w:del w:id="59" w:author="#3" w:date="2026-06-15T16:24:00Z" w16du:dateUtc="2026-06-15T19:24:00Z">
        <w:r w:rsidRPr="009D08DA">
          <w:rPr>
            <w:rFonts w:ascii="Arial" w:hAnsi="Arial"/>
            <w:sz w:val="22"/>
            <w:szCs w:val="22"/>
          </w:rPr>
          <w:delText>4</w:delText>
        </w:r>
      </w:del>
      <w:ins w:id="60" w:author="#3" w:date="2026-06-15T16:24:00Z" w16du:dateUtc="2026-06-15T19:24:00Z">
        <w:r w:rsidR="00227556">
          <w:rPr>
            <w:rFonts w:ascii="Arial" w:hAnsi="Arial"/>
            <w:sz w:val="22"/>
            <w:szCs w:val="22"/>
          </w:rPr>
          <w:t>5</w:t>
        </w:r>
      </w:ins>
      <w:r w:rsidRPr="009D08DA">
        <w:rPr>
          <w:rFonts w:ascii="Arial" w:hAnsi="Arial"/>
          <w:sz w:val="22"/>
          <w:szCs w:val="22"/>
        </w:rPr>
        <w:t xml:space="preserve">.1. O custo unitário relativo às guias liquidadas se encontra na </w:t>
      </w:r>
      <w:r w:rsidRPr="009D08DA">
        <w:rPr>
          <w:rFonts w:ascii="Arial" w:hAnsi="Arial"/>
          <w:b/>
          <w:bCs/>
          <w:sz w:val="22"/>
          <w:szCs w:val="22"/>
        </w:rPr>
        <w:t>TABELA</w:t>
      </w:r>
      <w:r w:rsidR="00C61F0B">
        <w:rPr>
          <w:rFonts w:ascii="Arial" w:hAnsi="Arial"/>
          <w:b/>
          <w:bCs/>
          <w:sz w:val="22"/>
          <w:szCs w:val="22"/>
        </w:rPr>
        <w:t xml:space="preserve"> 01 e TABELA</w:t>
      </w:r>
      <w:r w:rsidRPr="009D08DA">
        <w:rPr>
          <w:rFonts w:ascii="Arial" w:hAnsi="Arial"/>
          <w:b/>
          <w:bCs/>
          <w:sz w:val="22"/>
          <w:szCs w:val="22"/>
        </w:rPr>
        <w:t xml:space="preserve"> </w:t>
      </w:r>
      <w:r w:rsidR="00C61F0B">
        <w:rPr>
          <w:rFonts w:ascii="Arial" w:hAnsi="Arial"/>
          <w:b/>
          <w:bCs/>
          <w:sz w:val="22"/>
          <w:szCs w:val="22"/>
        </w:rPr>
        <w:t xml:space="preserve">02 - </w:t>
      </w:r>
      <w:r w:rsidRPr="00C61F0B">
        <w:rPr>
          <w:rFonts w:ascii="Arial" w:hAnsi="Arial"/>
          <w:b/>
          <w:bCs/>
          <w:sz w:val="22"/>
          <w:szCs w:val="22"/>
        </w:rPr>
        <w:t>CUSTO CONTRATAÇÃO VIA DDA</w:t>
      </w:r>
      <w:r w:rsidRPr="009D08DA">
        <w:rPr>
          <w:rFonts w:ascii="Arial" w:hAnsi="Arial"/>
          <w:sz w:val="22"/>
          <w:szCs w:val="22"/>
        </w:rPr>
        <w:t xml:space="preserve">, conforme disposição no item 1.1. </w:t>
      </w:r>
    </w:p>
    <w:p w14:paraId="569ECAFE" w14:textId="77777777" w:rsidR="00C61F0B" w:rsidRPr="00C61F0B" w:rsidRDefault="00C61F0B" w:rsidP="009D08DA">
      <w:pPr>
        <w:spacing w:line="276" w:lineRule="auto"/>
        <w:jc w:val="both"/>
        <w:rPr>
          <w:rFonts w:ascii="Arial" w:hAnsi="Arial"/>
          <w:sz w:val="10"/>
          <w:szCs w:val="10"/>
        </w:rPr>
      </w:pPr>
    </w:p>
    <w:p w14:paraId="24DE65BD" w14:textId="0CC3D539" w:rsidR="000D6086" w:rsidRPr="009D08DA" w:rsidRDefault="000D6086" w:rsidP="009D08DA">
      <w:pPr>
        <w:tabs>
          <w:tab w:val="left" w:pos="426"/>
        </w:tabs>
        <w:spacing w:line="276" w:lineRule="auto"/>
        <w:jc w:val="both"/>
        <w:rPr>
          <w:rFonts w:ascii="Arial" w:hAnsi="Arial"/>
          <w:bCs/>
          <w:sz w:val="22"/>
          <w:szCs w:val="22"/>
        </w:rPr>
      </w:pPr>
      <w:r w:rsidRPr="009D08DA">
        <w:rPr>
          <w:rFonts w:ascii="Arial" w:hAnsi="Arial"/>
          <w:b/>
          <w:sz w:val="22"/>
          <w:szCs w:val="22"/>
        </w:rPr>
        <w:t>1.</w:t>
      </w:r>
      <w:del w:id="61" w:author="#3" w:date="2026-06-15T16:24:00Z" w16du:dateUtc="2026-06-15T19:24:00Z">
        <w:r w:rsidRPr="009D08DA">
          <w:rPr>
            <w:rFonts w:ascii="Arial" w:hAnsi="Arial"/>
            <w:b/>
            <w:sz w:val="22"/>
            <w:szCs w:val="22"/>
          </w:rPr>
          <w:delText>5</w:delText>
        </w:r>
      </w:del>
      <w:ins w:id="62" w:author="#3" w:date="2026-06-15T16:24:00Z" w16du:dateUtc="2026-06-15T19:24:00Z">
        <w:r w:rsidR="00227556">
          <w:rPr>
            <w:rFonts w:ascii="Arial" w:hAnsi="Arial"/>
            <w:b/>
            <w:sz w:val="22"/>
            <w:szCs w:val="22"/>
          </w:rPr>
          <w:t>6</w:t>
        </w:r>
      </w:ins>
      <w:r w:rsidRPr="009D08DA">
        <w:rPr>
          <w:rFonts w:ascii="Arial" w:hAnsi="Arial"/>
          <w:bCs/>
          <w:sz w:val="22"/>
          <w:szCs w:val="22"/>
        </w:rPr>
        <w:t xml:space="preserve"> Para definição dos valores remuneratórios, foi realizada pesquisa de preços junto a capitais com características semelhantes a Salvador</w:t>
      </w:r>
      <w:r w:rsidR="00AC22B0" w:rsidRPr="009D08DA">
        <w:rPr>
          <w:rFonts w:ascii="Arial" w:hAnsi="Arial"/>
          <w:bCs/>
          <w:sz w:val="22"/>
          <w:szCs w:val="22"/>
        </w:rPr>
        <w:t>, considerando os serviços a serem contratados</w:t>
      </w:r>
      <w:r w:rsidRPr="009D08DA">
        <w:rPr>
          <w:rFonts w:ascii="Arial" w:hAnsi="Arial"/>
          <w:bCs/>
          <w:sz w:val="22"/>
          <w:szCs w:val="22"/>
        </w:rPr>
        <w:t>.</w:t>
      </w:r>
    </w:p>
    <w:p w14:paraId="02F1D9FB" w14:textId="77777777" w:rsidR="000D6086" w:rsidRPr="009D08DA" w:rsidRDefault="000D6086" w:rsidP="009D08DA">
      <w:pPr>
        <w:spacing w:line="276" w:lineRule="auto"/>
        <w:jc w:val="both"/>
        <w:rPr>
          <w:rFonts w:ascii="Arial" w:hAnsi="Arial"/>
          <w:b/>
          <w:sz w:val="10"/>
          <w:szCs w:val="10"/>
        </w:rPr>
      </w:pPr>
    </w:p>
    <w:p w14:paraId="13442F41" w14:textId="77777777" w:rsidR="000D6086" w:rsidRPr="009D08DA" w:rsidRDefault="000D6086" w:rsidP="00C61F0B">
      <w:pPr>
        <w:pStyle w:val="PargrafodaLista"/>
        <w:numPr>
          <w:ilvl w:val="0"/>
          <w:numId w:val="13"/>
        </w:numPr>
        <w:tabs>
          <w:tab w:val="left" w:pos="284"/>
        </w:tabs>
        <w:spacing w:line="276" w:lineRule="auto"/>
        <w:ind w:left="0" w:firstLine="0"/>
        <w:jc w:val="both"/>
        <w:rPr>
          <w:rFonts w:ascii="Arial" w:hAnsi="Arial"/>
          <w:sz w:val="22"/>
          <w:szCs w:val="22"/>
          <w:vertAlign w:val="superscript"/>
        </w:rPr>
      </w:pPr>
      <w:r w:rsidRPr="009D08DA">
        <w:rPr>
          <w:rFonts w:ascii="Arial" w:hAnsi="Arial"/>
          <w:b/>
          <w:sz w:val="22"/>
          <w:szCs w:val="22"/>
        </w:rPr>
        <w:t xml:space="preserve">FUNDAMENTAÇÃO E DESCRIÇÃO DA NECESSIDADE DA CONTRATAÇÃO </w:t>
      </w:r>
    </w:p>
    <w:p w14:paraId="39D58584" w14:textId="77777777" w:rsidR="000D6086" w:rsidRPr="009D08DA" w:rsidRDefault="000D6086" w:rsidP="009D08DA">
      <w:pPr>
        <w:pStyle w:val="PargrafodaLista"/>
        <w:tabs>
          <w:tab w:val="left" w:pos="284"/>
        </w:tabs>
        <w:spacing w:line="276" w:lineRule="auto"/>
        <w:ind w:left="0"/>
        <w:jc w:val="both"/>
        <w:rPr>
          <w:rFonts w:ascii="Arial" w:hAnsi="Arial"/>
          <w:sz w:val="22"/>
          <w:szCs w:val="22"/>
          <w:vertAlign w:val="superscript"/>
        </w:rPr>
      </w:pPr>
      <w:r w:rsidRPr="009D08DA">
        <w:rPr>
          <w:rFonts w:ascii="Arial" w:hAnsi="Arial"/>
          <w:sz w:val="22"/>
          <w:szCs w:val="22"/>
        </w:rPr>
        <w:t xml:space="preserve">(art. 6º, inciso XXIII, alínea ‘b’, da Lei nº 14.133/2021). </w:t>
      </w:r>
    </w:p>
    <w:p w14:paraId="4F6FEC93" w14:textId="77777777" w:rsidR="000D6086" w:rsidRPr="009D08DA" w:rsidRDefault="000D6086" w:rsidP="009D08DA">
      <w:pPr>
        <w:spacing w:line="276" w:lineRule="auto"/>
        <w:jc w:val="both"/>
        <w:rPr>
          <w:rFonts w:ascii="Arial" w:hAnsi="Arial"/>
          <w:sz w:val="10"/>
          <w:szCs w:val="10"/>
        </w:rPr>
      </w:pPr>
    </w:p>
    <w:p w14:paraId="13D39228" w14:textId="77777777"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t>A Administração Municipal necessita assegurar a continuidade, modernização e ampliação dos serviços de arrecadação tributária, em conformidade com os princípios da eficiência, economicidade, transparência e continuidade do serviço público previstos na Constituição Federal e na Lei nº 14.133/2021.</w:t>
      </w:r>
    </w:p>
    <w:p w14:paraId="369AB856" w14:textId="77777777"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t>O atual cenário da arrecadação pública exige soluções tecnológicas capazes de proporcionar maior integração entre os sistemas arrecadatórios, instituições financeiras, plataformas digitais e contribuintes, garantindo agilidade, segurança, rastreabilidade e eficiência operacional.</w:t>
      </w:r>
    </w:p>
    <w:p w14:paraId="689E90BC" w14:textId="7ABD72CD"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t xml:space="preserve">A contratação de </w:t>
      </w:r>
      <w:del w:id="63" w:author="#3" w:date="2026-06-15T16:24:00Z" w16du:dateUtc="2026-06-15T19:24:00Z">
        <w:r w:rsidRPr="00645376">
          <w:rPr>
            <w:rFonts w:ascii="Arial" w:hAnsi="Arial"/>
            <w:sz w:val="22"/>
            <w:szCs w:val="22"/>
          </w:rPr>
          <w:delText xml:space="preserve">instituições financeiras </w:delText>
        </w:r>
        <w:r w:rsidRPr="00645376">
          <w:rPr>
            <w:rFonts w:ascii="Arial" w:hAnsi="Arial"/>
            <w:sz w:val="22"/>
            <w:szCs w:val="22"/>
            <w:highlight w:val="yellow"/>
          </w:rPr>
          <w:delText>ou empresas especializadas em tecnologia</w:delText>
        </w:r>
      </w:del>
      <w:ins w:id="64" w:author="#3" w:date="2026-06-15T16:24:00Z" w16du:dateUtc="2026-06-15T19:24:00Z">
        <w:r w:rsidR="00227556">
          <w:rPr>
            <w:rFonts w:ascii="Arial" w:hAnsi="Arial"/>
            <w:sz w:val="22"/>
            <w:szCs w:val="22"/>
          </w:rPr>
          <w:t>pessoa jurídica de direito privado</w:t>
        </w:r>
      </w:ins>
      <w:r w:rsidRPr="00645376">
        <w:rPr>
          <w:rFonts w:ascii="Arial" w:hAnsi="Arial"/>
          <w:sz w:val="22"/>
          <w:szCs w:val="22"/>
        </w:rPr>
        <w:t xml:space="preserve"> para operacionalização da arrecadação municipal por meio do DDA,</w:t>
      </w:r>
      <w:r w:rsidRPr="009D08DA">
        <w:rPr>
          <w:rFonts w:ascii="Arial" w:hAnsi="Arial"/>
          <w:sz w:val="22"/>
          <w:szCs w:val="22"/>
        </w:rPr>
        <w:t xml:space="preserve"> modelo</w:t>
      </w:r>
      <w:r w:rsidRPr="00645376">
        <w:rPr>
          <w:rFonts w:ascii="Arial" w:hAnsi="Arial"/>
          <w:sz w:val="22"/>
          <w:szCs w:val="22"/>
        </w:rPr>
        <w:t xml:space="preserve"> </w:t>
      </w:r>
      <w:proofErr w:type="spellStart"/>
      <w:r w:rsidRPr="00645376">
        <w:rPr>
          <w:rFonts w:ascii="Arial" w:hAnsi="Arial"/>
          <w:sz w:val="22"/>
          <w:szCs w:val="22"/>
        </w:rPr>
        <w:t>Bolepix</w:t>
      </w:r>
      <w:proofErr w:type="spellEnd"/>
      <w:r w:rsidRPr="009D08DA">
        <w:rPr>
          <w:rFonts w:ascii="Arial" w:hAnsi="Arial"/>
          <w:sz w:val="22"/>
          <w:szCs w:val="22"/>
        </w:rPr>
        <w:t>,</w:t>
      </w:r>
      <w:r w:rsidRPr="00645376">
        <w:rPr>
          <w:rFonts w:ascii="Arial" w:hAnsi="Arial"/>
          <w:sz w:val="22"/>
          <w:szCs w:val="22"/>
        </w:rPr>
        <w:t xml:space="preserve"> mostra-se necessária diante da crescente digitalização dos meios de pagamento e da necessidade de ampliação da capilaridade arrecadatória do Município.</w:t>
      </w:r>
    </w:p>
    <w:p w14:paraId="26235FCE" w14:textId="77777777"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t>O Débito Direto Autorizado – DDA constitui ferramenta eletrônica amplamente difundida no Sistema Financeiro Nacional, permitindo ao contribuinte visualizar cobranças diretamente nos canais digitais bancários, sem necessidade de emissão física de boletos, contribuindo para redução de custos operacionais, aumento da conveniência ao contribuinte e fortalecimento dos mecanismos de controle arrecadatório.</w:t>
      </w:r>
    </w:p>
    <w:p w14:paraId="361F1DB4" w14:textId="77777777"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t>A solução tecnológica permitirá redução gradual da emissão de carnês físicos, diminuição dos custos com impressão e logística, automatização da conciliação bancária e melhoria dos processos internos da Secretaria Municipal da Fazenda.</w:t>
      </w:r>
    </w:p>
    <w:p w14:paraId="62C3613F" w14:textId="77777777" w:rsidR="00AC22B0" w:rsidRPr="00645376" w:rsidRDefault="00AC22B0" w:rsidP="009D08DA">
      <w:pPr>
        <w:spacing w:after="160" w:line="276" w:lineRule="auto"/>
        <w:jc w:val="both"/>
        <w:rPr>
          <w:rFonts w:ascii="Arial" w:hAnsi="Arial"/>
          <w:sz w:val="22"/>
          <w:szCs w:val="22"/>
        </w:rPr>
      </w:pPr>
      <w:r w:rsidRPr="00645376">
        <w:rPr>
          <w:rFonts w:ascii="Arial" w:hAnsi="Arial"/>
          <w:sz w:val="22"/>
          <w:szCs w:val="22"/>
        </w:rPr>
        <w:lastRenderedPageBreak/>
        <w:t>A contratação também proporcionará incremento da arrecadação municipal, mediante ampliação dos meios digitais de pagamento, utilização de ferramentas de mensageria eletrônica e facilitação do adimplemento das obrigações tributárias pelos contribuintes.</w:t>
      </w:r>
    </w:p>
    <w:p w14:paraId="7C76AC70" w14:textId="77777777" w:rsidR="000D6086" w:rsidRPr="009D08DA" w:rsidRDefault="000D6086" w:rsidP="009D08DA">
      <w:pPr>
        <w:spacing w:line="276" w:lineRule="auto"/>
        <w:jc w:val="both"/>
        <w:rPr>
          <w:rFonts w:ascii="Arial" w:hAnsi="Arial"/>
          <w:b/>
          <w:sz w:val="22"/>
          <w:szCs w:val="22"/>
        </w:rPr>
      </w:pPr>
      <w:r w:rsidRPr="009D08DA">
        <w:rPr>
          <w:rFonts w:ascii="Arial" w:hAnsi="Arial"/>
          <w:b/>
          <w:sz w:val="22"/>
          <w:szCs w:val="22"/>
        </w:rPr>
        <w:t xml:space="preserve">3. DESCRIÇÃO DA SOLUÇÃO </w:t>
      </w:r>
    </w:p>
    <w:p w14:paraId="6FC23CDF" w14:textId="77777777" w:rsidR="00AC22B0" w:rsidRPr="009D08DA" w:rsidRDefault="00AC22B0" w:rsidP="009D08DA">
      <w:pPr>
        <w:spacing w:line="276" w:lineRule="auto"/>
        <w:jc w:val="both"/>
        <w:rPr>
          <w:rFonts w:ascii="Arial" w:hAnsi="Arial"/>
          <w:sz w:val="10"/>
          <w:szCs w:val="10"/>
        </w:rPr>
      </w:pPr>
    </w:p>
    <w:p w14:paraId="09A61E57" w14:textId="77777777" w:rsidR="000D6086" w:rsidRPr="009D08DA" w:rsidRDefault="000D6086" w:rsidP="009D08DA">
      <w:pPr>
        <w:spacing w:line="276" w:lineRule="auto"/>
        <w:jc w:val="both"/>
        <w:rPr>
          <w:rFonts w:ascii="Arial" w:hAnsi="Arial"/>
          <w:sz w:val="22"/>
          <w:szCs w:val="22"/>
          <w:vertAlign w:val="superscript"/>
        </w:rPr>
      </w:pPr>
      <w:r w:rsidRPr="009D08DA">
        <w:rPr>
          <w:rFonts w:ascii="Arial" w:hAnsi="Arial"/>
          <w:sz w:val="22"/>
          <w:szCs w:val="22"/>
        </w:rPr>
        <w:t xml:space="preserve">(art. 6º, inciso XXIII, alínea “c”, e art. 40, §1º, inciso I, da Lei nº 14.133/2021) </w:t>
      </w:r>
    </w:p>
    <w:p w14:paraId="44E6B5AA" w14:textId="77777777" w:rsidR="000D6086" w:rsidRPr="009D08DA" w:rsidRDefault="000D6086" w:rsidP="009D08DA">
      <w:pPr>
        <w:spacing w:line="276" w:lineRule="auto"/>
        <w:jc w:val="both"/>
        <w:rPr>
          <w:rFonts w:ascii="Arial" w:hAnsi="Arial"/>
          <w:sz w:val="10"/>
          <w:szCs w:val="10"/>
        </w:rPr>
      </w:pPr>
    </w:p>
    <w:p w14:paraId="61D40E3A" w14:textId="77777777" w:rsidR="000D6086" w:rsidRPr="009D08DA" w:rsidRDefault="000D6086" w:rsidP="009D08DA">
      <w:pPr>
        <w:pStyle w:val="PargrafodaLista"/>
        <w:numPr>
          <w:ilvl w:val="1"/>
          <w:numId w:val="2"/>
        </w:numPr>
        <w:tabs>
          <w:tab w:val="left" w:pos="476"/>
        </w:tabs>
        <w:spacing w:line="276" w:lineRule="auto"/>
        <w:ind w:left="0" w:firstLine="0"/>
        <w:jc w:val="both"/>
        <w:rPr>
          <w:rFonts w:ascii="Arial" w:hAnsi="Arial"/>
          <w:sz w:val="22"/>
          <w:szCs w:val="22"/>
        </w:rPr>
      </w:pPr>
      <w:r w:rsidRPr="009D08DA">
        <w:rPr>
          <w:rFonts w:ascii="Arial" w:hAnsi="Arial"/>
          <w:sz w:val="22"/>
          <w:szCs w:val="22"/>
        </w:rPr>
        <w:t xml:space="preserve">A descrição da solução como um todo, encontra-se pormenorizada em tópico específico dos Estudos Técnicos Preliminares, </w:t>
      </w:r>
      <w:r w:rsidR="00AC22B0" w:rsidRPr="009D08DA">
        <w:rPr>
          <w:rFonts w:ascii="Arial" w:hAnsi="Arial"/>
          <w:sz w:val="22"/>
          <w:szCs w:val="22"/>
        </w:rPr>
        <w:t>no item 7 e demais tópicos que descrevem o disposto</w:t>
      </w:r>
      <w:r w:rsidRPr="009D08DA">
        <w:rPr>
          <w:rFonts w:ascii="Arial" w:hAnsi="Arial"/>
          <w:sz w:val="22"/>
          <w:szCs w:val="22"/>
        </w:rPr>
        <w:t>.</w:t>
      </w:r>
      <w:r w:rsidRPr="009D08DA">
        <w:rPr>
          <w:rFonts w:ascii="Arial" w:hAnsi="Arial"/>
          <w:sz w:val="22"/>
          <w:szCs w:val="22"/>
          <w:vertAlign w:val="superscript"/>
        </w:rPr>
        <w:t xml:space="preserve"> </w:t>
      </w:r>
    </w:p>
    <w:p w14:paraId="1F32AE40" w14:textId="77777777" w:rsidR="000D6086" w:rsidRPr="009D08DA" w:rsidRDefault="000D6086" w:rsidP="009D08DA">
      <w:pPr>
        <w:pStyle w:val="PargrafodaLista"/>
        <w:tabs>
          <w:tab w:val="left" w:pos="284"/>
        </w:tabs>
        <w:spacing w:line="276" w:lineRule="auto"/>
        <w:ind w:left="0"/>
        <w:jc w:val="both"/>
        <w:rPr>
          <w:rFonts w:ascii="Arial" w:hAnsi="Arial"/>
          <w:sz w:val="10"/>
          <w:szCs w:val="10"/>
          <w:highlight w:val="yellow"/>
        </w:rPr>
      </w:pPr>
    </w:p>
    <w:p w14:paraId="7653854B"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4. REQUISITOS DA CONTRATAÇÃO</w:t>
      </w:r>
      <w:r w:rsidRPr="009D08DA">
        <w:rPr>
          <w:rFonts w:ascii="Arial" w:hAnsi="Arial"/>
          <w:sz w:val="22"/>
          <w:szCs w:val="22"/>
        </w:rPr>
        <w:t xml:space="preserve"> </w:t>
      </w:r>
    </w:p>
    <w:p w14:paraId="7D2D895A" w14:textId="77777777" w:rsidR="00AC22B0" w:rsidRPr="009D08DA" w:rsidRDefault="00AC22B0" w:rsidP="009D08DA">
      <w:pPr>
        <w:spacing w:line="276" w:lineRule="auto"/>
        <w:jc w:val="both"/>
        <w:rPr>
          <w:rFonts w:ascii="Arial" w:hAnsi="Arial"/>
          <w:b/>
          <w:sz w:val="10"/>
          <w:szCs w:val="10"/>
          <w:vertAlign w:val="superscript"/>
        </w:rPr>
      </w:pPr>
    </w:p>
    <w:p w14:paraId="56FB2C51"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(art. 6º, XXIII, alínea “d”, da Lei nº 14.133/21)</w:t>
      </w:r>
    </w:p>
    <w:p w14:paraId="7CE00B8B" w14:textId="77777777" w:rsidR="000D6086" w:rsidRPr="009D08DA" w:rsidRDefault="000D6086" w:rsidP="009D08DA">
      <w:pPr>
        <w:spacing w:line="276" w:lineRule="auto"/>
        <w:jc w:val="both"/>
        <w:rPr>
          <w:rFonts w:ascii="Arial" w:hAnsi="Arial"/>
          <w:sz w:val="10"/>
          <w:szCs w:val="10"/>
        </w:rPr>
      </w:pPr>
    </w:p>
    <w:p w14:paraId="3A27D7D2" w14:textId="77777777" w:rsidR="000D6086" w:rsidRPr="009D08DA" w:rsidRDefault="000D6086" w:rsidP="009D08DA">
      <w:pPr>
        <w:numPr>
          <w:ilvl w:val="1"/>
          <w:numId w:val="8"/>
        </w:numPr>
        <w:spacing w:line="276" w:lineRule="auto"/>
        <w:jc w:val="both"/>
        <w:rPr>
          <w:rFonts w:ascii="Arial" w:hAnsi="Arial"/>
          <w:b/>
          <w:sz w:val="22"/>
          <w:szCs w:val="22"/>
        </w:rPr>
      </w:pPr>
      <w:r w:rsidRPr="009D08DA">
        <w:rPr>
          <w:rFonts w:ascii="Arial" w:hAnsi="Arial"/>
          <w:b/>
          <w:sz w:val="22"/>
          <w:szCs w:val="22"/>
        </w:rPr>
        <w:t>A contratação deverá observar os seguintes requisitos:</w:t>
      </w:r>
    </w:p>
    <w:p w14:paraId="258F64BD" w14:textId="77777777" w:rsidR="009D08DA" w:rsidRPr="009D08DA" w:rsidRDefault="009D08DA" w:rsidP="009D08DA">
      <w:pPr>
        <w:spacing w:line="276" w:lineRule="auto"/>
        <w:ind w:left="360"/>
        <w:jc w:val="both"/>
        <w:rPr>
          <w:rFonts w:ascii="Arial" w:hAnsi="Arial"/>
          <w:b/>
          <w:sz w:val="10"/>
          <w:szCs w:val="10"/>
        </w:rPr>
      </w:pPr>
    </w:p>
    <w:p w14:paraId="3B3D09D1" w14:textId="77777777" w:rsidR="00826B59" w:rsidRPr="00826B59" w:rsidRDefault="00AC22B0" w:rsidP="00826B59">
      <w:pPr>
        <w:pStyle w:val="PargrafodaLista"/>
        <w:numPr>
          <w:ilvl w:val="0"/>
          <w:numId w:val="14"/>
        </w:numPr>
        <w:suppressAutoHyphens/>
        <w:spacing w:line="259" w:lineRule="auto"/>
        <w:jc w:val="both"/>
        <w:rPr>
          <w:ins w:id="65" w:author="#3" w:date="2026-06-15T16:24:00Z" w16du:dateUtc="2026-06-15T19:24:00Z"/>
          <w:rFonts w:ascii="Arial" w:eastAsia="Times New Roman" w:hAnsi="Arial"/>
          <w:vanish/>
        </w:rPr>
      </w:pPr>
      <w:del w:id="66" w:author="#3" w:date="2026-06-15T16:24:00Z" w16du:dateUtc="2026-06-15T19:24:00Z">
        <w:r w:rsidRPr="009D08DA">
          <w:rPr>
            <w:rFonts w:ascii="Arial" w:eastAsia="Times New Roman" w:hAnsi="Arial"/>
            <w:sz w:val="22"/>
            <w:szCs w:val="22"/>
          </w:rPr>
          <w:delText xml:space="preserve">Ser </w:delText>
        </w:r>
        <w:r w:rsidR="00C61F0B">
          <w:rPr>
            <w:rFonts w:ascii="Arial" w:eastAsia="Times New Roman" w:hAnsi="Arial"/>
            <w:sz w:val="22"/>
            <w:szCs w:val="22"/>
          </w:rPr>
          <w:delText xml:space="preserve">instituição financeira </w:delText>
        </w:r>
      </w:del>
    </w:p>
    <w:p w14:paraId="52AA3B0E" w14:textId="77777777" w:rsidR="00826B59" w:rsidRPr="00826B59" w:rsidRDefault="00826B59" w:rsidP="00826B59">
      <w:pPr>
        <w:pStyle w:val="PargrafodaLista"/>
        <w:numPr>
          <w:ilvl w:val="0"/>
          <w:numId w:val="14"/>
        </w:numPr>
        <w:suppressAutoHyphens/>
        <w:spacing w:line="259" w:lineRule="auto"/>
        <w:jc w:val="both"/>
        <w:rPr>
          <w:ins w:id="67" w:author="#3" w:date="2026-06-15T16:24:00Z" w16du:dateUtc="2026-06-15T19:24:00Z"/>
          <w:rFonts w:ascii="Arial" w:eastAsia="Times New Roman" w:hAnsi="Arial"/>
          <w:vanish/>
        </w:rPr>
      </w:pPr>
    </w:p>
    <w:p w14:paraId="768E43CA" w14:textId="160B0754" w:rsidR="00227556" w:rsidRDefault="00227556" w:rsidP="005B5DF8">
      <w:pPr>
        <w:pStyle w:val="PargrafodaLista"/>
        <w:numPr>
          <w:ilvl w:val="2"/>
          <w:numId w:val="14"/>
        </w:numPr>
        <w:suppressAutoHyphens/>
        <w:spacing w:line="259" w:lineRule="auto"/>
        <w:jc w:val="both"/>
        <w:rPr>
          <w:rFonts w:ascii="Arial" w:hAnsi="Arial"/>
          <w:rPrChange w:id="68" w:author="#3" w:date="2026-06-15T16:24:00Z" w16du:dateUtc="2026-06-15T19:24:00Z">
            <w:rPr>
              <w:rFonts w:ascii="Arial" w:hAnsi="Arial"/>
              <w:sz w:val="22"/>
            </w:rPr>
          </w:rPrChange>
        </w:rPr>
        <w:pPrChange w:id="69" w:author="#3" w:date="2026-06-15T16:24:00Z" w16du:dateUtc="2026-06-15T19:24:00Z">
          <w:pPr>
            <w:pStyle w:val="PargrafodaLista"/>
            <w:numPr>
              <w:ilvl w:val="2"/>
              <w:numId w:val="8"/>
            </w:numPr>
            <w:suppressAutoHyphens/>
            <w:spacing w:line="276" w:lineRule="auto"/>
            <w:ind w:left="1414" w:hanging="716"/>
            <w:jc w:val="both"/>
          </w:pPr>
        </w:pPrChange>
      </w:pPr>
      <w:ins w:id="70" w:author="#3" w:date="2026-06-15T16:24:00Z" w16du:dateUtc="2026-06-15T19:24:00Z">
        <w:r w:rsidRPr="00F244DA">
          <w:rPr>
            <w:rFonts w:ascii="Arial" w:hAnsi="Arial"/>
          </w:rPr>
          <w:t xml:space="preserve">Estar </w:t>
        </w:r>
      </w:ins>
      <w:r w:rsidRPr="00F244DA">
        <w:rPr>
          <w:rFonts w:ascii="Arial" w:hAnsi="Arial"/>
          <w:rPrChange w:id="71" w:author="#3" w:date="2026-06-15T16:24:00Z" w16du:dateUtc="2026-06-15T19:24:00Z">
            <w:rPr>
              <w:rFonts w:ascii="Arial" w:hAnsi="Arial"/>
              <w:sz w:val="22"/>
            </w:rPr>
          </w:rPrChange>
        </w:rPr>
        <w:t xml:space="preserve">legalmente </w:t>
      </w:r>
      <w:del w:id="72" w:author="#3" w:date="2026-06-15T16:24:00Z" w16du:dateUtc="2026-06-15T19:24:00Z">
        <w:r w:rsidR="00AC22B0" w:rsidRPr="009D08DA">
          <w:rPr>
            <w:rFonts w:ascii="Arial" w:eastAsia="Times New Roman" w:hAnsi="Arial"/>
            <w:sz w:val="22"/>
            <w:szCs w:val="22"/>
          </w:rPr>
          <w:delText>estabelecida na forma da lei</w:delText>
        </w:r>
      </w:del>
      <w:ins w:id="73" w:author="#3" w:date="2026-06-15T16:24:00Z" w16du:dateUtc="2026-06-15T19:24:00Z">
        <w:r w:rsidRPr="00F244DA">
          <w:rPr>
            <w:rFonts w:ascii="Arial" w:hAnsi="Arial"/>
          </w:rPr>
          <w:t>constituídas</w:t>
        </w:r>
      </w:ins>
      <w:r w:rsidRPr="00F244DA">
        <w:rPr>
          <w:rFonts w:ascii="Arial" w:hAnsi="Arial"/>
          <w:rPrChange w:id="74" w:author="#3" w:date="2026-06-15T16:24:00Z" w16du:dateUtc="2026-06-15T19:24:00Z">
            <w:rPr>
              <w:rFonts w:ascii="Arial" w:hAnsi="Arial"/>
              <w:sz w:val="22"/>
            </w:rPr>
          </w:rPrChange>
        </w:rPr>
        <w:t xml:space="preserve"> e </w:t>
      </w:r>
      <w:del w:id="75" w:author="#3" w:date="2026-06-15T16:24:00Z" w16du:dateUtc="2026-06-15T19:24:00Z">
        <w:r w:rsidR="00AC22B0" w:rsidRPr="009D08DA">
          <w:rPr>
            <w:rFonts w:ascii="Arial" w:eastAsia="Times New Roman" w:hAnsi="Arial"/>
            <w:sz w:val="22"/>
            <w:szCs w:val="22"/>
          </w:rPr>
          <w:delText>que preencham</w:delText>
        </w:r>
      </w:del>
      <w:ins w:id="76" w:author="#3" w:date="2026-06-15T16:24:00Z" w16du:dateUtc="2026-06-15T19:24:00Z">
        <w:r w:rsidRPr="00F244DA">
          <w:rPr>
            <w:rFonts w:ascii="Arial" w:hAnsi="Arial"/>
          </w:rPr>
          <w:t>autorizadas a operar pelo Banco Central do Brasil (BCB), quando aplicável à sua natureza jurídica, atendendo a todos</w:t>
        </w:r>
      </w:ins>
      <w:r w:rsidRPr="00F244DA">
        <w:rPr>
          <w:rFonts w:ascii="Arial" w:hAnsi="Arial"/>
          <w:rPrChange w:id="77" w:author="#3" w:date="2026-06-15T16:24:00Z" w16du:dateUtc="2026-06-15T19:24:00Z">
            <w:rPr>
              <w:rFonts w:ascii="Arial" w:hAnsi="Arial"/>
              <w:sz w:val="22"/>
            </w:rPr>
          </w:rPrChange>
        </w:rPr>
        <w:t xml:space="preserve"> os requisitos </w:t>
      </w:r>
      <w:del w:id="78" w:author="#3" w:date="2026-06-15T16:24:00Z" w16du:dateUtc="2026-06-15T19:24:00Z">
        <w:r w:rsidR="00AC22B0" w:rsidRPr="009D08DA">
          <w:rPr>
            <w:rFonts w:ascii="Arial" w:eastAsia="Times New Roman" w:hAnsi="Arial"/>
            <w:sz w:val="22"/>
            <w:szCs w:val="22"/>
          </w:rPr>
          <w:delText>exigidos</w:delText>
        </w:r>
      </w:del>
      <w:ins w:id="79" w:author="#3" w:date="2026-06-15T16:24:00Z" w16du:dateUtc="2026-06-15T19:24:00Z">
        <w:r w:rsidRPr="00F244DA">
          <w:rPr>
            <w:rFonts w:ascii="Arial" w:hAnsi="Arial"/>
          </w:rPr>
          <w:t>de habilitação fixados</w:t>
        </w:r>
      </w:ins>
      <w:r w:rsidRPr="00F244DA">
        <w:rPr>
          <w:rFonts w:ascii="Arial" w:hAnsi="Arial"/>
          <w:rPrChange w:id="80" w:author="#3" w:date="2026-06-15T16:24:00Z" w16du:dateUtc="2026-06-15T19:24:00Z">
            <w:rPr>
              <w:rFonts w:ascii="Arial" w:hAnsi="Arial"/>
              <w:sz w:val="22"/>
            </w:rPr>
          </w:rPrChange>
        </w:rPr>
        <w:t xml:space="preserve"> neste </w:t>
      </w:r>
      <w:del w:id="81" w:author="#3" w:date="2026-06-15T16:24:00Z" w16du:dateUtc="2026-06-15T19:24:00Z">
        <w:r w:rsidR="00AC22B0" w:rsidRPr="009D08DA">
          <w:rPr>
            <w:rFonts w:ascii="Arial" w:eastAsia="Times New Roman" w:hAnsi="Arial"/>
            <w:sz w:val="22"/>
            <w:szCs w:val="22"/>
          </w:rPr>
          <w:delText xml:space="preserve">certame, quando da sua inscrição. </w:delText>
        </w:r>
      </w:del>
      <w:ins w:id="82" w:author="#3" w:date="2026-06-15T16:24:00Z" w16du:dateUtc="2026-06-15T19:24:00Z">
        <w:r w:rsidRPr="00F244DA">
          <w:rPr>
            <w:rFonts w:ascii="Arial" w:hAnsi="Arial"/>
          </w:rPr>
          <w:t>Edital;</w:t>
        </w:r>
      </w:ins>
    </w:p>
    <w:p w14:paraId="4ACB916C" w14:textId="77777777" w:rsidR="00227556" w:rsidRPr="005B5DF8" w:rsidRDefault="00227556" w:rsidP="005B5DF8">
      <w:pPr>
        <w:pStyle w:val="PargrafodaLista"/>
        <w:spacing w:line="259" w:lineRule="auto"/>
        <w:ind w:left="2160"/>
        <w:jc w:val="both"/>
        <w:rPr>
          <w:rFonts w:ascii="Arial" w:hAnsi="Arial"/>
          <w:rPrChange w:id="83" w:author="#3" w:date="2026-06-15T16:24:00Z" w16du:dateUtc="2026-06-15T19:24:00Z">
            <w:rPr>
              <w:rFonts w:ascii="Arial" w:hAnsi="Arial"/>
              <w:sz w:val="10"/>
            </w:rPr>
          </w:rPrChange>
        </w:rPr>
        <w:pPrChange w:id="84" w:author="#3" w:date="2026-06-15T16:24:00Z" w16du:dateUtc="2026-06-15T19:24:00Z">
          <w:pPr>
            <w:pStyle w:val="PargrafodaLista"/>
            <w:spacing w:line="276" w:lineRule="auto"/>
            <w:ind w:left="1414" w:hanging="716"/>
            <w:jc w:val="both"/>
          </w:pPr>
        </w:pPrChange>
      </w:pPr>
    </w:p>
    <w:p w14:paraId="7E96AB94" w14:textId="630E4349" w:rsidR="00227556" w:rsidRPr="00E63AF4" w:rsidRDefault="00227556" w:rsidP="005B5DF8">
      <w:pPr>
        <w:pStyle w:val="PargrafodaLista"/>
        <w:numPr>
          <w:ilvl w:val="2"/>
          <w:numId w:val="14"/>
        </w:numPr>
        <w:suppressAutoHyphens/>
        <w:spacing w:line="259" w:lineRule="auto"/>
        <w:jc w:val="both"/>
        <w:rPr>
          <w:rFonts w:ascii="Arial" w:hAnsi="Arial"/>
          <w:rPrChange w:id="85" w:author="#3" w:date="2026-06-15T16:24:00Z" w16du:dateUtc="2026-06-15T19:24:00Z">
            <w:rPr>
              <w:rFonts w:ascii="Arial" w:hAnsi="Arial"/>
              <w:sz w:val="22"/>
            </w:rPr>
          </w:rPrChange>
        </w:rPr>
        <w:pPrChange w:id="86"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87" w:author="#3" w:date="2026-06-15T16:24:00Z" w16du:dateUtc="2026-06-15T19:24:00Z">
            <w:rPr>
              <w:rFonts w:ascii="Arial" w:hAnsi="Arial"/>
              <w:sz w:val="22"/>
            </w:rPr>
          </w:rPrChange>
        </w:rPr>
        <w:t xml:space="preserve">Inscrever-se no processo licitatório na forma e </w:t>
      </w:r>
      <w:del w:id="88" w:author="#3" w:date="2026-06-15T16:24:00Z" w16du:dateUtc="2026-06-15T19:24:00Z">
        <w:r w:rsidR="00AC22B0" w:rsidRPr="009D08DA">
          <w:rPr>
            <w:rFonts w:ascii="Arial" w:eastAsia="Times New Roman" w:hAnsi="Arial"/>
            <w:sz w:val="22"/>
            <w:szCs w:val="22"/>
          </w:rPr>
          <w:delText>no prazo</w:delText>
        </w:r>
      </w:del>
      <w:ins w:id="89" w:author="#3" w:date="2026-06-15T16:24:00Z" w16du:dateUtc="2026-06-15T19:24:00Z">
        <w:r w:rsidRPr="00E63AF4">
          <w:rPr>
            <w:rFonts w:ascii="Arial" w:hAnsi="Arial"/>
          </w:rPr>
          <w:t>nos prazos</w:t>
        </w:r>
      </w:ins>
      <w:r w:rsidRPr="00E63AF4">
        <w:rPr>
          <w:rFonts w:ascii="Arial" w:hAnsi="Arial"/>
          <w:rPrChange w:id="90" w:author="#3" w:date="2026-06-15T16:24:00Z" w16du:dateUtc="2026-06-15T19:24:00Z">
            <w:rPr>
              <w:rFonts w:ascii="Arial" w:hAnsi="Arial"/>
              <w:sz w:val="22"/>
            </w:rPr>
          </w:rPrChange>
        </w:rPr>
        <w:t xml:space="preserve"> estabelecidos </w:t>
      </w:r>
      <w:del w:id="91" w:author="#3" w:date="2026-06-15T16:24:00Z" w16du:dateUtc="2026-06-15T19:24:00Z">
        <w:r w:rsidR="00AC22B0" w:rsidRPr="009D08DA">
          <w:rPr>
            <w:rFonts w:ascii="Arial" w:eastAsia="Times New Roman" w:hAnsi="Arial"/>
            <w:sz w:val="22"/>
            <w:szCs w:val="22"/>
          </w:rPr>
          <w:delText>em</w:delText>
        </w:r>
      </w:del>
      <w:ins w:id="92" w:author="#3" w:date="2026-06-15T16:24:00Z" w16du:dateUtc="2026-06-15T19:24:00Z">
        <w:r w:rsidRPr="00E63AF4">
          <w:rPr>
            <w:rFonts w:ascii="Arial" w:hAnsi="Arial"/>
          </w:rPr>
          <w:t>no</w:t>
        </w:r>
      </w:ins>
      <w:r w:rsidRPr="00E63AF4">
        <w:rPr>
          <w:rFonts w:ascii="Arial" w:hAnsi="Arial"/>
          <w:rPrChange w:id="93" w:author="#3" w:date="2026-06-15T16:24:00Z" w16du:dateUtc="2026-06-15T19:24:00Z">
            <w:rPr>
              <w:rFonts w:ascii="Arial" w:hAnsi="Arial"/>
              <w:sz w:val="22"/>
            </w:rPr>
          </w:rPrChange>
        </w:rPr>
        <w:t xml:space="preserve"> Edital;</w:t>
      </w:r>
    </w:p>
    <w:p w14:paraId="75415AAD" w14:textId="77777777" w:rsidR="00227556" w:rsidRPr="005B5DF8" w:rsidRDefault="00227556" w:rsidP="005B5DF8">
      <w:pPr>
        <w:pStyle w:val="PargrafodaLista"/>
        <w:suppressAutoHyphens/>
        <w:spacing w:line="259" w:lineRule="auto"/>
        <w:ind w:left="1080"/>
        <w:jc w:val="both"/>
        <w:rPr>
          <w:rFonts w:ascii="Arial" w:hAnsi="Arial"/>
          <w:rPrChange w:id="94" w:author="#3" w:date="2026-06-15T16:24:00Z" w16du:dateUtc="2026-06-15T19:24:00Z">
            <w:rPr>
              <w:rFonts w:ascii="Arial" w:hAnsi="Arial"/>
              <w:sz w:val="10"/>
            </w:rPr>
          </w:rPrChange>
        </w:rPr>
        <w:pPrChange w:id="95" w:author="#3" w:date="2026-06-15T16:24:00Z" w16du:dateUtc="2026-06-15T19:24:00Z">
          <w:pPr>
            <w:pStyle w:val="PargrafodaLista"/>
          </w:pPr>
        </w:pPrChange>
      </w:pPr>
    </w:p>
    <w:p w14:paraId="6740A03F" w14:textId="5991B714" w:rsidR="00227556" w:rsidRPr="00E63AF4" w:rsidRDefault="00AC22B0" w:rsidP="005B5DF8">
      <w:pPr>
        <w:pStyle w:val="PargrafodaLista"/>
        <w:numPr>
          <w:ilvl w:val="2"/>
          <w:numId w:val="14"/>
        </w:numPr>
        <w:suppressAutoHyphens/>
        <w:spacing w:line="259" w:lineRule="auto"/>
        <w:jc w:val="both"/>
        <w:rPr>
          <w:rFonts w:ascii="Arial" w:hAnsi="Arial"/>
          <w:rPrChange w:id="96" w:author="#3" w:date="2026-06-15T16:24:00Z" w16du:dateUtc="2026-06-15T19:24:00Z">
            <w:rPr>
              <w:rFonts w:ascii="Arial" w:hAnsi="Arial"/>
              <w:sz w:val="22"/>
            </w:rPr>
          </w:rPrChange>
        </w:rPr>
        <w:pPrChange w:id="97" w:author="#3" w:date="2026-06-15T16:24:00Z" w16du:dateUtc="2026-06-15T19:24:00Z">
          <w:pPr>
            <w:pStyle w:val="PargrafodaLista"/>
            <w:numPr>
              <w:ilvl w:val="2"/>
              <w:numId w:val="8"/>
            </w:numPr>
            <w:suppressAutoHyphens/>
            <w:spacing w:line="276" w:lineRule="auto"/>
            <w:ind w:left="1414" w:hanging="716"/>
            <w:jc w:val="both"/>
          </w:pPr>
        </w:pPrChange>
      </w:pPr>
      <w:del w:id="98" w:author="#3" w:date="2026-06-15T16:24:00Z" w16du:dateUtc="2026-06-15T19:24:00Z">
        <w:r w:rsidRPr="009D08DA">
          <w:rPr>
            <w:rFonts w:ascii="Arial" w:eastAsia="Times New Roman" w:hAnsi="Arial"/>
            <w:sz w:val="22"/>
            <w:szCs w:val="22"/>
          </w:rPr>
          <w:delText>Reconhecer que a inscrição neste certame implica na manifestação do interesse em participar do processo licitatório junto ao Município do Salvador e na aceitação</w:delText>
        </w:r>
      </w:del>
      <w:ins w:id="99" w:author="#3" w:date="2026-06-15T16:24:00Z" w16du:dateUtc="2026-06-15T19:24:00Z">
        <w:r w:rsidR="00227556" w:rsidRPr="00E63AF4">
          <w:rPr>
            <w:rFonts w:ascii="Arial" w:hAnsi="Arial"/>
          </w:rPr>
          <w:t>Declarar, mediante participação no certame, a ciência</w:t>
        </w:r>
      </w:ins>
      <w:r w:rsidR="00227556" w:rsidRPr="00E63AF4">
        <w:rPr>
          <w:rFonts w:ascii="Arial" w:hAnsi="Arial"/>
          <w:rPrChange w:id="100" w:author="#3" w:date="2026-06-15T16:24:00Z" w16du:dateUtc="2026-06-15T19:24:00Z">
            <w:rPr>
              <w:rFonts w:ascii="Arial" w:hAnsi="Arial"/>
              <w:sz w:val="22"/>
            </w:rPr>
          </w:rPrChange>
        </w:rPr>
        <w:t xml:space="preserve"> e submissão </w:t>
      </w:r>
      <w:del w:id="101" w:author="#3" w:date="2026-06-15T16:24:00Z" w16du:dateUtc="2026-06-15T19:24:00Z">
        <w:r w:rsidRPr="009D08DA">
          <w:rPr>
            <w:rFonts w:ascii="Arial" w:eastAsia="Times New Roman" w:hAnsi="Arial"/>
            <w:sz w:val="22"/>
            <w:szCs w:val="22"/>
          </w:rPr>
          <w:delText>a todas as</w:delText>
        </w:r>
      </w:del>
      <w:ins w:id="102" w:author="#3" w:date="2026-06-15T16:24:00Z" w16du:dateUtc="2026-06-15T19:24:00Z">
        <w:r w:rsidR="00227556" w:rsidRPr="00E63AF4">
          <w:rPr>
            <w:rFonts w:ascii="Arial" w:hAnsi="Arial"/>
          </w:rPr>
          <w:t>irrestrita às</w:t>
        </w:r>
      </w:ins>
      <w:r w:rsidR="00227556" w:rsidRPr="00E63AF4">
        <w:rPr>
          <w:rFonts w:ascii="Arial" w:hAnsi="Arial"/>
          <w:rPrChange w:id="103" w:author="#3" w:date="2026-06-15T16:24:00Z" w16du:dateUtc="2026-06-15T19:24:00Z">
            <w:rPr>
              <w:rFonts w:ascii="Arial" w:hAnsi="Arial"/>
              <w:sz w:val="22"/>
            </w:rPr>
          </w:rPrChange>
        </w:rPr>
        <w:t xml:space="preserve"> normas e condições estabelecidas no Edital</w:t>
      </w:r>
      <w:del w:id="104" w:author="#3" w:date="2026-06-15T16:24:00Z" w16du:dateUtc="2026-06-15T19:24:00Z">
        <w:r w:rsidRPr="009D08DA">
          <w:rPr>
            <w:rFonts w:ascii="Arial" w:eastAsia="Times New Roman" w:hAnsi="Arial"/>
            <w:sz w:val="22"/>
            <w:szCs w:val="22"/>
          </w:rPr>
          <w:delText xml:space="preserve"> e em</w:delText>
        </w:r>
      </w:del>
      <w:ins w:id="105" w:author="#3" w:date="2026-06-15T16:24:00Z" w16du:dateUtc="2026-06-15T19:24:00Z">
        <w:r w:rsidR="00227556" w:rsidRPr="00E63AF4">
          <w:rPr>
            <w:rFonts w:ascii="Arial" w:hAnsi="Arial"/>
          </w:rPr>
          <w:t>,</w:t>
        </w:r>
      </w:ins>
      <w:r w:rsidR="00227556" w:rsidRPr="00E63AF4">
        <w:rPr>
          <w:rFonts w:ascii="Arial" w:hAnsi="Arial"/>
          <w:rPrChange w:id="106" w:author="#3" w:date="2026-06-15T16:24:00Z" w16du:dateUtc="2026-06-15T19:24:00Z">
            <w:rPr>
              <w:rFonts w:ascii="Arial" w:hAnsi="Arial"/>
              <w:sz w:val="22"/>
            </w:rPr>
          </w:rPrChange>
        </w:rPr>
        <w:t xml:space="preserve"> seus anexos</w:t>
      </w:r>
      <w:ins w:id="107" w:author="#3" w:date="2026-06-15T16:24:00Z" w16du:dateUtc="2026-06-15T19:24:00Z">
        <w:r w:rsidR="00227556" w:rsidRPr="00E63AF4">
          <w:rPr>
            <w:rFonts w:ascii="Arial" w:hAnsi="Arial"/>
          </w:rPr>
          <w:t xml:space="preserve"> e na legislação aplicável</w:t>
        </w:r>
      </w:ins>
      <w:r w:rsidR="00227556" w:rsidRPr="00E63AF4">
        <w:rPr>
          <w:rFonts w:ascii="Arial" w:hAnsi="Arial"/>
          <w:rPrChange w:id="108" w:author="#3" w:date="2026-06-15T16:24:00Z" w16du:dateUtc="2026-06-15T19:24:00Z">
            <w:rPr>
              <w:rFonts w:ascii="Arial" w:hAnsi="Arial"/>
              <w:sz w:val="22"/>
            </w:rPr>
          </w:rPrChange>
        </w:rPr>
        <w:t>, bem como nos atos normativos pertinentes</w:t>
      </w:r>
      <w:del w:id="109" w:author="#3" w:date="2026-06-15T16:24:00Z" w16du:dateUtc="2026-06-15T19:24:00Z">
        <w:r w:rsidRPr="009D08DA">
          <w:rPr>
            <w:rFonts w:ascii="Arial" w:eastAsia="Times New Roman" w:hAnsi="Arial"/>
            <w:sz w:val="22"/>
            <w:szCs w:val="22"/>
          </w:rPr>
          <w:delText>,</w:delText>
        </w:r>
      </w:del>
      <w:r w:rsidR="00227556" w:rsidRPr="00E63AF4">
        <w:rPr>
          <w:rFonts w:ascii="Arial" w:hAnsi="Arial"/>
          <w:rPrChange w:id="110" w:author="#3" w:date="2026-06-15T16:24:00Z" w16du:dateUtc="2026-06-15T19:24:00Z">
            <w:rPr>
              <w:rFonts w:ascii="Arial" w:hAnsi="Arial"/>
              <w:sz w:val="22"/>
            </w:rPr>
          </w:rPrChange>
        </w:rPr>
        <w:t xml:space="preserve"> expedidos pelo Município;</w:t>
      </w:r>
    </w:p>
    <w:p w14:paraId="35508567" w14:textId="77777777" w:rsidR="00227556" w:rsidRPr="005B5DF8" w:rsidRDefault="00227556" w:rsidP="005B5DF8">
      <w:pPr>
        <w:pStyle w:val="PargrafodaLista"/>
        <w:suppressAutoHyphens/>
        <w:spacing w:line="259" w:lineRule="auto"/>
        <w:ind w:left="1080"/>
        <w:jc w:val="both"/>
        <w:rPr>
          <w:rFonts w:ascii="Arial" w:hAnsi="Arial"/>
          <w:rPrChange w:id="111" w:author="#3" w:date="2026-06-15T16:24:00Z" w16du:dateUtc="2026-06-15T19:24:00Z">
            <w:rPr>
              <w:rFonts w:ascii="Arial" w:hAnsi="Arial"/>
              <w:sz w:val="10"/>
            </w:rPr>
          </w:rPrChange>
        </w:rPr>
        <w:pPrChange w:id="112" w:author="#3" w:date="2026-06-15T16:24:00Z" w16du:dateUtc="2026-06-15T19:24:00Z">
          <w:pPr>
            <w:pStyle w:val="PargrafodaLista"/>
            <w:spacing w:line="276" w:lineRule="auto"/>
            <w:ind w:left="1414" w:hanging="716"/>
          </w:pPr>
        </w:pPrChange>
      </w:pPr>
    </w:p>
    <w:p w14:paraId="6D1A8533" w14:textId="46295E72" w:rsidR="00227556" w:rsidRPr="00E63AF4" w:rsidRDefault="00227556" w:rsidP="005B5DF8">
      <w:pPr>
        <w:pStyle w:val="PargrafodaLista"/>
        <w:numPr>
          <w:ilvl w:val="2"/>
          <w:numId w:val="14"/>
        </w:numPr>
        <w:suppressAutoHyphens/>
        <w:spacing w:line="259" w:lineRule="auto"/>
        <w:jc w:val="both"/>
        <w:rPr>
          <w:rFonts w:ascii="Arial" w:hAnsi="Arial"/>
          <w:rPrChange w:id="113" w:author="#3" w:date="2026-06-15T16:24:00Z" w16du:dateUtc="2026-06-15T19:24:00Z">
            <w:rPr>
              <w:rFonts w:ascii="Arial" w:hAnsi="Arial"/>
              <w:sz w:val="22"/>
            </w:rPr>
          </w:rPrChange>
        </w:rPr>
        <w:pPrChange w:id="114"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115" w:author="#3" w:date="2026-06-15T16:24:00Z" w16du:dateUtc="2026-06-15T19:24:00Z">
            <w:rPr>
              <w:rFonts w:ascii="Arial" w:hAnsi="Arial"/>
              <w:sz w:val="22"/>
            </w:rPr>
          </w:rPrChange>
        </w:rPr>
        <w:t xml:space="preserve">Apresentar proposta técnica e comercial compatível com </w:t>
      </w:r>
      <w:del w:id="116" w:author="#3" w:date="2026-06-15T16:24:00Z" w16du:dateUtc="2026-06-15T19:24:00Z">
        <w:r w:rsidR="00AC22B0" w:rsidRPr="009D08DA">
          <w:rPr>
            <w:rFonts w:ascii="Arial" w:eastAsia="Times New Roman" w:hAnsi="Arial"/>
            <w:sz w:val="22"/>
            <w:szCs w:val="22"/>
          </w:rPr>
          <w:delText>as necessidades do município</w:delText>
        </w:r>
      </w:del>
      <w:ins w:id="117" w:author="#3" w:date="2026-06-15T16:24:00Z" w16du:dateUtc="2026-06-15T19:24:00Z">
        <w:r w:rsidRPr="00E63AF4">
          <w:rPr>
            <w:rFonts w:ascii="Arial" w:hAnsi="Arial"/>
          </w:rPr>
          <w:t>o objeto e as especificações deste Termo de Referência</w:t>
        </w:r>
      </w:ins>
      <w:r w:rsidRPr="00E63AF4">
        <w:rPr>
          <w:rFonts w:ascii="Arial" w:hAnsi="Arial"/>
          <w:rPrChange w:id="118" w:author="#3" w:date="2026-06-15T16:24:00Z" w16du:dateUtc="2026-06-15T19:24:00Z">
            <w:rPr>
              <w:rFonts w:ascii="Arial" w:hAnsi="Arial"/>
              <w:sz w:val="22"/>
            </w:rPr>
          </w:rPrChange>
        </w:rPr>
        <w:t>;</w:t>
      </w:r>
    </w:p>
    <w:p w14:paraId="2D74EBFE" w14:textId="77777777" w:rsidR="00227556" w:rsidRPr="005B5DF8" w:rsidRDefault="00227556" w:rsidP="005B5DF8">
      <w:pPr>
        <w:pStyle w:val="PargrafodaLista"/>
        <w:suppressAutoHyphens/>
        <w:spacing w:line="259" w:lineRule="auto"/>
        <w:ind w:left="1080"/>
        <w:jc w:val="both"/>
        <w:rPr>
          <w:rFonts w:ascii="Arial" w:hAnsi="Arial"/>
          <w:rPrChange w:id="119" w:author="#3" w:date="2026-06-15T16:24:00Z" w16du:dateUtc="2026-06-15T19:24:00Z">
            <w:rPr>
              <w:rFonts w:ascii="Arial" w:hAnsi="Arial"/>
              <w:sz w:val="10"/>
            </w:rPr>
          </w:rPrChange>
        </w:rPr>
        <w:pPrChange w:id="120" w:author="#3" w:date="2026-06-15T16:24:00Z" w16du:dateUtc="2026-06-15T19:24:00Z">
          <w:pPr>
            <w:pStyle w:val="PargrafodaLista"/>
            <w:spacing w:line="276" w:lineRule="auto"/>
            <w:ind w:left="1414" w:hanging="716"/>
            <w:jc w:val="both"/>
          </w:pPr>
        </w:pPrChange>
      </w:pPr>
    </w:p>
    <w:p w14:paraId="1988C885" w14:textId="77777777" w:rsidR="00AC22B0" w:rsidRPr="009D08DA" w:rsidRDefault="00227556" w:rsidP="009D08DA">
      <w:pPr>
        <w:pStyle w:val="PargrafodaLista"/>
        <w:numPr>
          <w:ilvl w:val="2"/>
          <w:numId w:val="8"/>
        </w:numPr>
        <w:suppressAutoHyphens/>
        <w:spacing w:line="276" w:lineRule="auto"/>
        <w:ind w:left="1414" w:hanging="716"/>
        <w:jc w:val="both"/>
        <w:rPr>
          <w:del w:id="121" w:author="#3" w:date="2026-06-15T16:24:00Z" w16du:dateUtc="2026-06-15T19:24:00Z"/>
          <w:rFonts w:ascii="Arial" w:eastAsia="Times New Roman" w:hAnsi="Arial"/>
          <w:sz w:val="22"/>
          <w:szCs w:val="22"/>
        </w:rPr>
      </w:pPr>
      <w:r w:rsidRPr="00E63AF4">
        <w:rPr>
          <w:rFonts w:ascii="Arial" w:hAnsi="Arial"/>
          <w:rPrChange w:id="122" w:author="#3" w:date="2026-06-15T16:24:00Z" w16du:dateUtc="2026-06-15T19:24:00Z">
            <w:rPr>
              <w:rFonts w:ascii="Arial" w:hAnsi="Arial"/>
              <w:sz w:val="22"/>
            </w:rPr>
          </w:rPrChange>
        </w:rPr>
        <w:t xml:space="preserve">Demonstrar </w:t>
      </w:r>
      <w:del w:id="123" w:author="#3" w:date="2026-06-15T16:24:00Z" w16du:dateUtc="2026-06-15T19:24:00Z">
        <w:r w:rsidR="00AC22B0" w:rsidRPr="009D08DA">
          <w:rPr>
            <w:rFonts w:ascii="Arial" w:eastAsia="Times New Roman" w:hAnsi="Arial"/>
            <w:sz w:val="22"/>
            <w:szCs w:val="22"/>
          </w:rPr>
          <w:delText>experiência comprovada na</w:delText>
        </w:r>
      </w:del>
      <w:ins w:id="124" w:author="#3" w:date="2026-06-15T16:24:00Z" w16du:dateUtc="2026-06-15T19:24:00Z">
        <w:r w:rsidRPr="00E63AF4">
          <w:rPr>
            <w:rFonts w:ascii="Arial" w:hAnsi="Arial"/>
          </w:rPr>
          <w:t>capacidade técnica para a</w:t>
        </w:r>
      </w:ins>
      <w:r w:rsidRPr="00E63AF4">
        <w:rPr>
          <w:rFonts w:ascii="Arial" w:hAnsi="Arial"/>
          <w:rPrChange w:id="125" w:author="#3" w:date="2026-06-15T16:24:00Z" w16du:dateUtc="2026-06-15T19:24:00Z">
            <w:rPr>
              <w:rFonts w:ascii="Arial" w:hAnsi="Arial"/>
              <w:sz w:val="22"/>
            </w:rPr>
          </w:rPrChange>
        </w:rPr>
        <w:t xml:space="preserve"> prestação de serviços </w:t>
      </w:r>
      <w:del w:id="126" w:author="#3" w:date="2026-06-15T16:24:00Z" w16du:dateUtc="2026-06-15T19:24:00Z">
        <w:r w:rsidR="00AC22B0" w:rsidRPr="009D08DA">
          <w:rPr>
            <w:rFonts w:ascii="Arial" w:eastAsia="Times New Roman" w:hAnsi="Arial"/>
            <w:sz w:val="22"/>
            <w:szCs w:val="22"/>
          </w:rPr>
          <w:delText>semelhantes, preferencialmente com outros entes públicos;</w:delText>
        </w:r>
      </w:del>
    </w:p>
    <w:p w14:paraId="2F81461F" w14:textId="77777777" w:rsidR="00AC22B0" w:rsidRPr="009D08DA" w:rsidRDefault="00AC22B0" w:rsidP="009D08DA">
      <w:pPr>
        <w:pStyle w:val="PargrafodaLista"/>
        <w:spacing w:line="276" w:lineRule="auto"/>
        <w:ind w:left="1414" w:hanging="716"/>
        <w:rPr>
          <w:del w:id="127" w:author="#3" w:date="2026-06-15T16:24:00Z" w16du:dateUtc="2026-06-15T19:24:00Z"/>
          <w:rFonts w:ascii="Arial" w:eastAsia="Times New Roman" w:hAnsi="Arial"/>
          <w:sz w:val="10"/>
          <w:szCs w:val="10"/>
        </w:rPr>
      </w:pPr>
    </w:p>
    <w:p w14:paraId="2816CFC9" w14:textId="2968C433" w:rsidR="00227556" w:rsidRPr="00E63AF4" w:rsidRDefault="00AC22B0" w:rsidP="005B5DF8">
      <w:pPr>
        <w:pStyle w:val="PargrafodaLista"/>
        <w:numPr>
          <w:ilvl w:val="2"/>
          <w:numId w:val="14"/>
        </w:numPr>
        <w:suppressAutoHyphens/>
        <w:spacing w:line="259" w:lineRule="auto"/>
        <w:jc w:val="both"/>
        <w:rPr>
          <w:rFonts w:ascii="Arial" w:hAnsi="Arial"/>
          <w:rPrChange w:id="128" w:author="#3" w:date="2026-06-15T16:24:00Z" w16du:dateUtc="2026-06-15T19:24:00Z">
            <w:rPr>
              <w:rFonts w:ascii="Arial" w:hAnsi="Arial"/>
              <w:sz w:val="22"/>
            </w:rPr>
          </w:rPrChange>
        </w:rPr>
        <w:pPrChange w:id="129" w:author="#3" w:date="2026-06-15T16:24:00Z" w16du:dateUtc="2026-06-15T19:24:00Z">
          <w:pPr>
            <w:pStyle w:val="PargrafodaLista"/>
            <w:numPr>
              <w:ilvl w:val="2"/>
              <w:numId w:val="8"/>
            </w:numPr>
            <w:suppressAutoHyphens/>
            <w:spacing w:line="276" w:lineRule="auto"/>
            <w:ind w:left="1414" w:hanging="716"/>
            <w:jc w:val="both"/>
          </w:pPr>
        </w:pPrChange>
      </w:pPr>
      <w:del w:id="130" w:author="#3" w:date="2026-06-15T16:24:00Z" w16du:dateUtc="2026-06-15T19:24:00Z">
        <w:r w:rsidRPr="009D08DA">
          <w:rPr>
            <w:rFonts w:ascii="Arial" w:eastAsia="Times New Roman" w:hAnsi="Arial"/>
            <w:sz w:val="22"/>
            <w:szCs w:val="22"/>
          </w:rPr>
          <w:delText xml:space="preserve">Ter </w:delText>
        </w:r>
        <w:r w:rsidR="00C61F0B">
          <w:rPr>
            <w:rFonts w:ascii="Arial" w:eastAsia="Times New Roman" w:hAnsi="Arial"/>
            <w:sz w:val="22"/>
            <w:szCs w:val="22"/>
          </w:rPr>
          <w:delText>base</w:delText>
        </w:r>
        <w:r w:rsidRPr="009D08DA">
          <w:rPr>
            <w:rFonts w:ascii="Arial" w:eastAsia="Times New Roman" w:hAnsi="Arial"/>
            <w:sz w:val="22"/>
            <w:szCs w:val="22"/>
          </w:rPr>
          <w:delText xml:space="preserve"> física</w:delText>
        </w:r>
      </w:del>
      <w:ins w:id="131" w:author="#3" w:date="2026-06-15T16:24:00Z" w16du:dateUtc="2026-06-15T19:24:00Z">
        <w:r w:rsidR="00227556" w:rsidRPr="00E63AF4">
          <w:rPr>
            <w:rFonts w:ascii="Arial" w:hAnsi="Arial"/>
          </w:rPr>
          <w:t>de natureza semelhante, mediante apresentação de atestados emitidos por pessoas jurídicas de direito público</w:t>
        </w:r>
      </w:ins>
      <w:r w:rsidR="00227556" w:rsidRPr="00E63AF4">
        <w:rPr>
          <w:rFonts w:ascii="Arial" w:hAnsi="Arial"/>
          <w:rPrChange w:id="132" w:author="#3" w:date="2026-06-15T16:24:00Z" w16du:dateUtc="2026-06-15T19:24:00Z">
            <w:rPr>
              <w:rFonts w:ascii="Arial" w:hAnsi="Arial"/>
              <w:sz w:val="22"/>
            </w:rPr>
          </w:rPrChange>
        </w:rPr>
        <w:t xml:space="preserve"> ou </w:t>
      </w:r>
      <w:del w:id="133" w:author="#3" w:date="2026-06-15T16:24:00Z" w16du:dateUtc="2026-06-15T19:24:00Z">
        <w:r w:rsidR="00C61F0B">
          <w:rPr>
            <w:rFonts w:ascii="Arial" w:eastAsia="Times New Roman" w:hAnsi="Arial"/>
            <w:sz w:val="22"/>
            <w:szCs w:val="22"/>
          </w:rPr>
          <w:delText xml:space="preserve">representação sediada </w:delText>
        </w:r>
        <w:r w:rsidRPr="009D08DA">
          <w:rPr>
            <w:rFonts w:ascii="Arial" w:eastAsia="Times New Roman" w:hAnsi="Arial"/>
            <w:sz w:val="22"/>
            <w:szCs w:val="22"/>
          </w:rPr>
          <w:delText xml:space="preserve">em Salvador e/ou </w:delText>
        </w:r>
        <w:r w:rsidR="00C61F0B">
          <w:rPr>
            <w:rFonts w:ascii="Arial" w:eastAsia="Times New Roman" w:hAnsi="Arial"/>
            <w:sz w:val="22"/>
            <w:szCs w:val="22"/>
          </w:rPr>
          <w:delText xml:space="preserve">na </w:delText>
        </w:r>
        <w:r w:rsidRPr="009D08DA">
          <w:rPr>
            <w:rFonts w:ascii="Arial" w:eastAsia="Times New Roman" w:hAnsi="Arial"/>
            <w:sz w:val="22"/>
            <w:szCs w:val="22"/>
          </w:rPr>
          <w:delText>Região Metropolitana de Salvador</w:delText>
        </w:r>
      </w:del>
      <w:ins w:id="134" w:author="#3" w:date="2026-06-15T16:24:00Z" w16du:dateUtc="2026-06-15T19:24:00Z">
        <w:r w:rsidR="00227556" w:rsidRPr="00E63AF4">
          <w:rPr>
            <w:rFonts w:ascii="Arial" w:hAnsi="Arial"/>
          </w:rPr>
          <w:t>privado</w:t>
        </w:r>
      </w:ins>
      <w:r w:rsidR="00227556" w:rsidRPr="00E63AF4">
        <w:rPr>
          <w:rFonts w:ascii="Arial" w:hAnsi="Arial"/>
          <w:rPrChange w:id="135" w:author="#3" w:date="2026-06-15T16:24:00Z" w16du:dateUtc="2026-06-15T19:24:00Z">
            <w:rPr>
              <w:rFonts w:ascii="Arial" w:hAnsi="Arial"/>
              <w:sz w:val="22"/>
            </w:rPr>
          </w:rPrChange>
        </w:rPr>
        <w:t>;</w:t>
      </w:r>
    </w:p>
    <w:p w14:paraId="0E2E1B9A" w14:textId="77777777" w:rsidR="00227556" w:rsidRPr="005B5DF8" w:rsidRDefault="00227556" w:rsidP="005B5DF8">
      <w:pPr>
        <w:pStyle w:val="PargrafodaLista"/>
        <w:suppressAutoHyphens/>
        <w:spacing w:line="259" w:lineRule="auto"/>
        <w:ind w:left="1080"/>
        <w:jc w:val="both"/>
        <w:rPr>
          <w:rFonts w:ascii="Arial" w:hAnsi="Arial"/>
          <w:rPrChange w:id="136" w:author="#3" w:date="2026-06-15T16:24:00Z" w16du:dateUtc="2026-06-15T19:24:00Z">
            <w:rPr>
              <w:rFonts w:ascii="Arial" w:hAnsi="Arial"/>
              <w:sz w:val="10"/>
            </w:rPr>
          </w:rPrChange>
        </w:rPr>
        <w:pPrChange w:id="137" w:author="#3" w:date="2026-06-15T16:24:00Z" w16du:dateUtc="2026-06-15T19:24:00Z">
          <w:pPr>
            <w:pStyle w:val="PargrafodaLista"/>
            <w:spacing w:line="276" w:lineRule="auto"/>
            <w:ind w:left="1414" w:hanging="716"/>
          </w:pPr>
        </w:pPrChange>
      </w:pPr>
    </w:p>
    <w:p w14:paraId="19E5A4A9" w14:textId="11765182" w:rsidR="00227556" w:rsidRPr="00E63AF4" w:rsidRDefault="00227556" w:rsidP="005B5DF8">
      <w:pPr>
        <w:pStyle w:val="PargrafodaLista"/>
        <w:numPr>
          <w:ilvl w:val="2"/>
          <w:numId w:val="14"/>
        </w:numPr>
        <w:suppressAutoHyphens/>
        <w:spacing w:line="259" w:lineRule="auto"/>
        <w:jc w:val="both"/>
        <w:rPr>
          <w:rFonts w:ascii="Arial" w:hAnsi="Arial"/>
          <w:rPrChange w:id="138" w:author="#3" w:date="2026-06-15T16:24:00Z" w16du:dateUtc="2026-06-15T19:24:00Z">
            <w:rPr>
              <w:rFonts w:ascii="Arial" w:hAnsi="Arial"/>
              <w:sz w:val="22"/>
            </w:rPr>
          </w:rPrChange>
        </w:rPr>
        <w:pPrChange w:id="139"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140" w:author="#3" w:date="2026-06-15T16:24:00Z" w16du:dateUtc="2026-06-15T19:24:00Z">
            <w:rPr>
              <w:rFonts w:ascii="Arial" w:hAnsi="Arial"/>
              <w:sz w:val="22"/>
            </w:rPr>
          </w:rPrChange>
        </w:rPr>
        <w:t xml:space="preserve">Submeter-se </w:t>
      </w:r>
      <w:ins w:id="141" w:author="#3" w:date="2026-06-15T16:24:00Z" w16du:dateUtc="2026-06-15T19:24:00Z">
        <w:r w:rsidRPr="00E63AF4">
          <w:rPr>
            <w:rFonts w:ascii="Arial" w:hAnsi="Arial"/>
          </w:rPr>
          <w:t xml:space="preserve">integralmente </w:t>
        </w:r>
      </w:ins>
      <w:r w:rsidRPr="00E63AF4">
        <w:rPr>
          <w:rFonts w:ascii="Arial" w:hAnsi="Arial"/>
          <w:rPrChange w:id="142" w:author="#3" w:date="2026-06-15T16:24:00Z" w16du:dateUtc="2026-06-15T19:24:00Z">
            <w:rPr>
              <w:rFonts w:ascii="Arial" w:hAnsi="Arial"/>
              <w:sz w:val="22"/>
            </w:rPr>
          </w:rPrChange>
        </w:rPr>
        <w:t xml:space="preserve">aos </w:t>
      </w:r>
      <w:del w:id="143" w:author="#3" w:date="2026-06-15T16:24:00Z" w16du:dateUtc="2026-06-15T19:24:00Z">
        <w:r w:rsidR="00AC22B0" w:rsidRPr="009D08DA">
          <w:rPr>
            <w:rFonts w:ascii="Arial" w:eastAsia="Times New Roman" w:hAnsi="Arial"/>
            <w:sz w:val="22"/>
            <w:szCs w:val="22"/>
          </w:rPr>
          <w:delText>regramentos estabelecidos pelo</w:delText>
        </w:r>
      </w:del>
      <w:ins w:id="144" w:author="#3" w:date="2026-06-15T16:24:00Z" w16du:dateUtc="2026-06-15T19:24:00Z">
        <w:r w:rsidRPr="00E63AF4">
          <w:rPr>
            <w:rFonts w:ascii="Arial" w:hAnsi="Arial"/>
          </w:rPr>
          <w:t>critérios de habilitação jurídica, fiscal, social, trabalhista e econômico-financeira estipulados no</w:t>
        </w:r>
      </w:ins>
      <w:r w:rsidRPr="00E63AF4">
        <w:rPr>
          <w:rFonts w:ascii="Arial" w:hAnsi="Arial"/>
          <w:rPrChange w:id="145" w:author="#3" w:date="2026-06-15T16:24:00Z" w16du:dateUtc="2026-06-15T19:24:00Z">
            <w:rPr>
              <w:rFonts w:ascii="Arial" w:hAnsi="Arial"/>
              <w:sz w:val="22"/>
            </w:rPr>
          </w:rPrChange>
        </w:rPr>
        <w:t xml:space="preserve"> Edital</w:t>
      </w:r>
      <w:del w:id="146" w:author="#3" w:date="2026-06-15T16:24:00Z" w16du:dateUtc="2026-06-15T19:24:00Z">
        <w:r w:rsidR="00AC22B0" w:rsidRPr="009D08DA">
          <w:rPr>
            <w:rFonts w:ascii="Arial" w:eastAsia="Times New Roman" w:hAnsi="Arial"/>
            <w:sz w:val="22"/>
            <w:szCs w:val="22"/>
          </w:rPr>
          <w:delText xml:space="preserve"> e demais normativos do certame, inclusive quanto à documentação necessária</w:delText>
        </w:r>
      </w:del>
      <w:r w:rsidRPr="00E63AF4">
        <w:rPr>
          <w:rFonts w:ascii="Arial" w:hAnsi="Arial"/>
          <w:rPrChange w:id="147" w:author="#3" w:date="2026-06-15T16:24:00Z" w16du:dateUtc="2026-06-15T19:24:00Z">
            <w:rPr>
              <w:rFonts w:ascii="Arial" w:hAnsi="Arial"/>
              <w:sz w:val="22"/>
            </w:rPr>
          </w:rPrChange>
        </w:rPr>
        <w:t>;</w:t>
      </w:r>
    </w:p>
    <w:p w14:paraId="19EAA656" w14:textId="77777777" w:rsidR="00227556" w:rsidRPr="005B5DF8" w:rsidRDefault="00227556" w:rsidP="005B5DF8">
      <w:pPr>
        <w:pStyle w:val="PargrafodaLista"/>
        <w:suppressAutoHyphens/>
        <w:spacing w:line="259" w:lineRule="auto"/>
        <w:ind w:left="1080"/>
        <w:jc w:val="both"/>
        <w:rPr>
          <w:rFonts w:ascii="Arial" w:hAnsi="Arial"/>
          <w:rPrChange w:id="148" w:author="#3" w:date="2026-06-15T16:24:00Z" w16du:dateUtc="2026-06-15T19:24:00Z">
            <w:rPr>
              <w:rFonts w:ascii="Arial" w:hAnsi="Arial"/>
              <w:sz w:val="10"/>
            </w:rPr>
          </w:rPrChange>
        </w:rPr>
        <w:pPrChange w:id="149" w:author="#3" w:date="2026-06-15T16:24:00Z" w16du:dateUtc="2026-06-15T19:24:00Z">
          <w:pPr>
            <w:pStyle w:val="PargrafodaLista"/>
            <w:spacing w:line="276" w:lineRule="auto"/>
            <w:ind w:left="1414" w:hanging="716"/>
          </w:pPr>
        </w:pPrChange>
      </w:pPr>
    </w:p>
    <w:p w14:paraId="59FBFAE5" w14:textId="3D2265C2" w:rsidR="00227556" w:rsidRPr="00E63AF4" w:rsidRDefault="00227556" w:rsidP="005B5DF8">
      <w:pPr>
        <w:pStyle w:val="PargrafodaLista"/>
        <w:numPr>
          <w:ilvl w:val="2"/>
          <w:numId w:val="14"/>
        </w:numPr>
        <w:suppressAutoHyphens/>
        <w:spacing w:line="259" w:lineRule="auto"/>
        <w:jc w:val="both"/>
        <w:rPr>
          <w:rFonts w:ascii="Arial" w:hAnsi="Arial"/>
          <w:rPrChange w:id="150" w:author="#3" w:date="2026-06-15T16:24:00Z" w16du:dateUtc="2026-06-15T19:24:00Z">
            <w:rPr>
              <w:rFonts w:ascii="Arial" w:hAnsi="Arial"/>
              <w:sz w:val="22"/>
            </w:rPr>
          </w:rPrChange>
        </w:rPr>
        <w:pPrChange w:id="151"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152" w:author="#3" w:date="2026-06-15T16:24:00Z" w16du:dateUtc="2026-06-15T19:24:00Z">
            <w:rPr>
              <w:rFonts w:ascii="Arial" w:hAnsi="Arial"/>
              <w:sz w:val="22"/>
            </w:rPr>
          </w:rPrChange>
        </w:rPr>
        <w:t xml:space="preserve">Atender aos requisitos técnicos, jurídicos e operacionais que garantam eficiência, modernização e economicidade na arrecadação municipal, em </w:t>
      </w:r>
      <w:ins w:id="153" w:author="#3" w:date="2026-06-15T16:24:00Z" w16du:dateUtc="2026-06-15T19:24:00Z">
        <w:r w:rsidRPr="00E63AF4">
          <w:rPr>
            <w:rFonts w:ascii="Arial" w:hAnsi="Arial"/>
          </w:rPr>
          <w:t xml:space="preserve">estrita </w:t>
        </w:r>
      </w:ins>
      <w:r w:rsidRPr="00E63AF4">
        <w:rPr>
          <w:rFonts w:ascii="Arial" w:hAnsi="Arial"/>
          <w:rPrChange w:id="154" w:author="#3" w:date="2026-06-15T16:24:00Z" w16du:dateUtc="2026-06-15T19:24:00Z">
            <w:rPr>
              <w:rFonts w:ascii="Arial" w:hAnsi="Arial"/>
              <w:sz w:val="22"/>
            </w:rPr>
          </w:rPrChange>
        </w:rPr>
        <w:t xml:space="preserve">conformidade com o art. 37, </w:t>
      </w:r>
      <w:r w:rsidRPr="005B5DF8">
        <w:rPr>
          <w:rFonts w:ascii="Arial" w:hAnsi="Arial"/>
          <w:rPrChange w:id="155" w:author="#3" w:date="2026-06-15T16:24:00Z" w16du:dateUtc="2026-06-15T19:24:00Z">
            <w:rPr>
              <w:rFonts w:ascii="Arial" w:hAnsi="Arial"/>
              <w:i/>
              <w:sz w:val="22"/>
            </w:rPr>
          </w:rPrChange>
        </w:rPr>
        <w:t>caput</w:t>
      </w:r>
      <w:r w:rsidRPr="00E63AF4">
        <w:rPr>
          <w:rFonts w:ascii="Arial" w:hAnsi="Arial"/>
          <w:rPrChange w:id="156" w:author="#3" w:date="2026-06-15T16:24:00Z" w16du:dateUtc="2026-06-15T19:24:00Z">
            <w:rPr>
              <w:rFonts w:ascii="Arial" w:hAnsi="Arial"/>
              <w:sz w:val="22"/>
            </w:rPr>
          </w:rPrChange>
        </w:rPr>
        <w:t xml:space="preserve">, da Constituição Federal, </w:t>
      </w:r>
      <w:ins w:id="157" w:author="#3" w:date="2026-06-15T16:24:00Z" w16du:dateUtc="2026-06-15T19:24:00Z">
        <w:r w:rsidRPr="00E63AF4">
          <w:rPr>
            <w:rFonts w:ascii="Arial" w:hAnsi="Arial"/>
          </w:rPr>
          <w:t xml:space="preserve">com a </w:t>
        </w:r>
      </w:ins>
      <w:r w:rsidRPr="00E63AF4">
        <w:rPr>
          <w:rFonts w:ascii="Arial" w:hAnsi="Arial"/>
          <w:rPrChange w:id="158" w:author="#3" w:date="2026-06-15T16:24:00Z" w16du:dateUtc="2026-06-15T19:24:00Z">
            <w:rPr>
              <w:rFonts w:ascii="Arial" w:hAnsi="Arial"/>
              <w:sz w:val="22"/>
            </w:rPr>
          </w:rPrChange>
        </w:rPr>
        <w:t xml:space="preserve">Lei nº 14.133/2021 </w:t>
      </w:r>
      <w:del w:id="159" w:author="#3" w:date="2026-06-15T16:24:00Z" w16du:dateUtc="2026-06-15T19:24:00Z">
        <w:r w:rsidR="00AC22B0" w:rsidRPr="009D08DA">
          <w:rPr>
            <w:rFonts w:ascii="Arial" w:eastAsia="Times New Roman" w:hAnsi="Arial"/>
            <w:sz w:val="22"/>
            <w:szCs w:val="22"/>
          </w:rPr>
          <w:delText xml:space="preserve">(Licitações </w:delText>
        </w:r>
      </w:del>
      <w:r w:rsidRPr="00E63AF4">
        <w:rPr>
          <w:rFonts w:ascii="Arial" w:hAnsi="Arial"/>
          <w:rPrChange w:id="160" w:author="#3" w:date="2026-06-15T16:24:00Z" w16du:dateUtc="2026-06-15T19:24:00Z">
            <w:rPr>
              <w:rFonts w:ascii="Arial" w:hAnsi="Arial"/>
              <w:sz w:val="22"/>
            </w:rPr>
          </w:rPrChange>
        </w:rPr>
        <w:t xml:space="preserve">e </w:t>
      </w:r>
      <w:del w:id="161" w:author="#3" w:date="2026-06-15T16:24:00Z" w16du:dateUtc="2026-06-15T19:24:00Z">
        <w:r w:rsidR="00AC22B0" w:rsidRPr="009D08DA">
          <w:rPr>
            <w:rFonts w:ascii="Arial" w:eastAsia="Times New Roman" w:hAnsi="Arial"/>
            <w:sz w:val="22"/>
            <w:szCs w:val="22"/>
          </w:rPr>
          <w:delText>Contratos) e</w:delText>
        </w:r>
      </w:del>
      <w:ins w:id="162" w:author="#3" w:date="2026-06-15T16:24:00Z" w16du:dateUtc="2026-06-15T19:24:00Z">
        <w:r w:rsidRPr="00E63AF4">
          <w:rPr>
            <w:rFonts w:ascii="Arial" w:hAnsi="Arial"/>
          </w:rPr>
          <w:t>com a</w:t>
        </w:r>
      </w:ins>
      <w:r w:rsidRPr="00E63AF4">
        <w:rPr>
          <w:rFonts w:ascii="Arial" w:hAnsi="Arial"/>
          <w:rPrChange w:id="163" w:author="#3" w:date="2026-06-15T16:24:00Z" w16du:dateUtc="2026-06-15T19:24:00Z">
            <w:rPr>
              <w:rFonts w:ascii="Arial" w:hAnsi="Arial"/>
              <w:sz w:val="22"/>
            </w:rPr>
          </w:rPrChange>
        </w:rPr>
        <w:t xml:space="preserve"> Lei </w:t>
      </w:r>
      <w:ins w:id="164" w:author="#3" w:date="2026-06-15T16:24:00Z" w16du:dateUtc="2026-06-15T19:24:00Z">
        <w:r w:rsidRPr="00E63AF4">
          <w:rPr>
            <w:rFonts w:ascii="Arial" w:hAnsi="Arial"/>
          </w:rPr>
          <w:t xml:space="preserve">nº </w:t>
        </w:r>
      </w:ins>
      <w:r w:rsidRPr="00E63AF4">
        <w:rPr>
          <w:rFonts w:ascii="Arial" w:hAnsi="Arial"/>
          <w:rPrChange w:id="165" w:author="#3" w:date="2026-06-15T16:24:00Z" w16du:dateUtc="2026-06-15T19:24:00Z">
            <w:rPr>
              <w:rFonts w:ascii="Arial" w:hAnsi="Arial"/>
              <w:sz w:val="22"/>
            </w:rPr>
          </w:rPrChange>
        </w:rPr>
        <w:t>13.709/2018 (</w:t>
      </w:r>
      <w:ins w:id="166" w:author="#3" w:date="2026-06-15T16:24:00Z" w16du:dateUtc="2026-06-15T19:24:00Z">
        <w:r w:rsidRPr="00E63AF4">
          <w:rPr>
            <w:rFonts w:ascii="Arial" w:hAnsi="Arial"/>
          </w:rPr>
          <w:t xml:space="preserve">Lei Geral de Proteção de Dados - </w:t>
        </w:r>
      </w:ins>
      <w:r w:rsidRPr="00E63AF4">
        <w:rPr>
          <w:rFonts w:ascii="Arial" w:hAnsi="Arial"/>
          <w:rPrChange w:id="167" w:author="#3" w:date="2026-06-15T16:24:00Z" w16du:dateUtc="2026-06-15T19:24:00Z">
            <w:rPr>
              <w:rFonts w:ascii="Arial" w:hAnsi="Arial"/>
              <w:sz w:val="22"/>
            </w:rPr>
          </w:rPrChange>
        </w:rPr>
        <w:t>LGPD);</w:t>
      </w:r>
    </w:p>
    <w:p w14:paraId="32D5123C" w14:textId="77777777" w:rsidR="00227556" w:rsidRPr="005B5DF8" w:rsidRDefault="00227556" w:rsidP="005B5DF8">
      <w:pPr>
        <w:pStyle w:val="PargrafodaLista"/>
        <w:suppressAutoHyphens/>
        <w:spacing w:line="259" w:lineRule="auto"/>
        <w:ind w:left="1080"/>
        <w:jc w:val="both"/>
        <w:rPr>
          <w:rFonts w:ascii="Arial" w:hAnsi="Arial"/>
          <w:rPrChange w:id="168" w:author="#3" w:date="2026-06-15T16:24:00Z" w16du:dateUtc="2026-06-15T19:24:00Z">
            <w:rPr>
              <w:rFonts w:ascii="Arial" w:hAnsi="Arial"/>
              <w:sz w:val="10"/>
            </w:rPr>
          </w:rPrChange>
        </w:rPr>
        <w:pPrChange w:id="169" w:author="#3" w:date="2026-06-15T16:24:00Z" w16du:dateUtc="2026-06-15T19:24:00Z">
          <w:pPr>
            <w:pStyle w:val="PargrafodaLista"/>
            <w:spacing w:line="276" w:lineRule="auto"/>
            <w:ind w:left="1414" w:hanging="716"/>
          </w:pPr>
        </w:pPrChange>
      </w:pPr>
    </w:p>
    <w:p w14:paraId="216380EC" w14:textId="77777777" w:rsidR="00AC22B0" w:rsidRPr="00C61F0B" w:rsidRDefault="00AC22B0" w:rsidP="009D08DA">
      <w:pPr>
        <w:pStyle w:val="PargrafodaLista"/>
        <w:numPr>
          <w:ilvl w:val="2"/>
          <w:numId w:val="8"/>
        </w:numPr>
        <w:suppressAutoHyphens/>
        <w:spacing w:line="276" w:lineRule="auto"/>
        <w:ind w:left="1414" w:hanging="716"/>
        <w:jc w:val="both"/>
        <w:rPr>
          <w:del w:id="170" w:author="#3" w:date="2026-06-15T16:24:00Z" w16du:dateUtc="2026-06-15T19:24:00Z"/>
          <w:rFonts w:ascii="Arial" w:eastAsia="Times New Roman" w:hAnsi="Arial"/>
          <w:sz w:val="22"/>
          <w:szCs w:val="22"/>
        </w:rPr>
      </w:pPr>
      <w:del w:id="171" w:author="#3" w:date="2026-06-15T16:24:00Z" w16du:dateUtc="2026-06-15T19:24:00Z">
        <w:r w:rsidRPr="00C61F0B">
          <w:rPr>
            <w:rFonts w:ascii="Arial" w:eastAsia="Times New Roman" w:hAnsi="Arial"/>
            <w:sz w:val="22"/>
            <w:szCs w:val="22"/>
          </w:rPr>
          <w:delText>Ter</w:delText>
        </w:r>
        <w:r w:rsidRPr="009D08DA">
          <w:rPr>
            <w:rFonts w:ascii="Arial" w:eastAsia="Times New Roman" w:hAnsi="Arial"/>
            <w:sz w:val="22"/>
            <w:szCs w:val="22"/>
          </w:rPr>
          <w:delText xml:space="preserve"> r</w:delText>
        </w:r>
        <w:r w:rsidRPr="009D08DA">
          <w:rPr>
            <w:rFonts w:ascii="Arial" w:hAnsi="Arial"/>
            <w:sz w:val="22"/>
            <w:szCs w:val="22"/>
          </w:rPr>
          <w:delText xml:space="preserve">egistro obrigatório em instituição financeira enquadrada no Segmento 1 (S1) do sistema de classificação prudencial do Banco Central, nos termos da </w:delText>
        </w:r>
        <w:r w:rsidRPr="00C61F0B">
          <w:rPr>
            <w:rFonts w:ascii="Arial" w:hAnsi="Arial"/>
            <w:sz w:val="22"/>
            <w:szCs w:val="22"/>
          </w:rPr>
          <w:delText>Resolução CMN nº 4.553/2017;</w:delText>
        </w:r>
      </w:del>
    </w:p>
    <w:p w14:paraId="0155A093" w14:textId="77777777" w:rsidR="00AC22B0" w:rsidRPr="009D08DA" w:rsidRDefault="00AC22B0" w:rsidP="009D08DA">
      <w:pPr>
        <w:pStyle w:val="PargrafodaLista"/>
        <w:spacing w:line="276" w:lineRule="auto"/>
        <w:ind w:left="1414" w:hanging="716"/>
        <w:rPr>
          <w:del w:id="172" w:author="#3" w:date="2026-06-15T16:24:00Z" w16du:dateUtc="2026-06-15T19:24:00Z"/>
          <w:rFonts w:ascii="Arial" w:hAnsi="Arial"/>
          <w:sz w:val="10"/>
          <w:szCs w:val="10"/>
        </w:rPr>
      </w:pPr>
    </w:p>
    <w:p w14:paraId="4CFDDBC7" w14:textId="77777777" w:rsidR="00AC22B0" w:rsidRPr="009D08DA" w:rsidRDefault="00AC22B0" w:rsidP="009D08DA">
      <w:pPr>
        <w:pStyle w:val="PargrafodaLista"/>
        <w:numPr>
          <w:ilvl w:val="2"/>
          <w:numId w:val="8"/>
        </w:numPr>
        <w:suppressAutoHyphens/>
        <w:spacing w:line="276" w:lineRule="auto"/>
        <w:ind w:left="1414" w:hanging="716"/>
        <w:jc w:val="both"/>
        <w:rPr>
          <w:del w:id="173" w:author="#3" w:date="2026-06-15T16:24:00Z" w16du:dateUtc="2026-06-15T19:24:00Z"/>
          <w:rFonts w:ascii="Arial" w:eastAsia="Times New Roman" w:hAnsi="Arial"/>
          <w:sz w:val="22"/>
          <w:szCs w:val="22"/>
        </w:rPr>
      </w:pPr>
      <w:del w:id="174" w:author="#3" w:date="2026-06-15T16:24:00Z" w16du:dateUtc="2026-06-15T19:24:00Z">
        <w:r w:rsidRPr="009D08DA">
          <w:rPr>
            <w:rFonts w:ascii="Arial" w:hAnsi="Arial"/>
            <w:sz w:val="22"/>
            <w:szCs w:val="22"/>
          </w:rPr>
          <w:delText xml:space="preserve">Comprovar expertise consolidada na área, por meio de experiência em plataformas de geração de boletos em massa e no gerenciamento da baixa </w:delText>
        </w:r>
        <w:r w:rsidRPr="009D08DA">
          <w:rPr>
            <w:rFonts w:ascii="Arial" w:hAnsi="Arial"/>
            <w:sz w:val="22"/>
            <w:szCs w:val="22"/>
          </w:rPr>
          <w:lastRenderedPageBreak/>
          <w:delText xml:space="preserve">destes documentos de arrecadação, preferencialmente em soluções já utilizadas no setor público; </w:delText>
        </w:r>
      </w:del>
    </w:p>
    <w:p w14:paraId="41E539DC" w14:textId="77777777" w:rsidR="00AC22B0" w:rsidRPr="009D08DA" w:rsidRDefault="00AC22B0" w:rsidP="009D08DA">
      <w:pPr>
        <w:pStyle w:val="PargrafodaLista"/>
        <w:spacing w:line="276" w:lineRule="auto"/>
        <w:ind w:left="1414" w:hanging="716"/>
        <w:jc w:val="both"/>
        <w:rPr>
          <w:del w:id="175" w:author="#3" w:date="2026-06-15T16:24:00Z" w16du:dateUtc="2026-06-15T19:24:00Z"/>
          <w:rFonts w:ascii="Arial" w:eastAsia="Times New Roman" w:hAnsi="Arial"/>
          <w:sz w:val="10"/>
          <w:szCs w:val="10"/>
        </w:rPr>
      </w:pPr>
    </w:p>
    <w:p w14:paraId="62D80BEF" w14:textId="77777777" w:rsidR="00227556" w:rsidRPr="00E63AF4" w:rsidRDefault="00227556" w:rsidP="00826B59">
      <w:pPr>
        <w:pStyle w:val="PargrafodaLista"/>
        <w:numPr>
          <w:ilvl w:val="2"/>
          <w:numId w:val="14"/>
        </w:numPr>
        <w:suppressAutoHyphens/>
        <w:spacing w:line="259" w:lineRule="auto"/>
        <w:jc w:val="both"/>
        <w:rPr>
          <w:ins w:id="176" w:author="#3" w:date="2026-06-15T16:24:00Z" w16du:dateUtc="2026-06-15T19:24:00Z"/>
          <w:rFonts w:ascii="Arial" w:hAnsi="Arial"/>
        </w:rPr>
      </w:pPr>
      <w:ins w:id="177" w:author="#3" w:date="2026-06-15T16:24:00Z" w16du:dateUtc="2026-06-15T19:24:00Z">
        <w:r w:rsidRPr="00E63AF4">
          <w:rPr>
            <w:rFonts w:ascii="Arial" w:hAnsi="Arial"/>
          </w:rPr>
          <w:t>Estar autorizada a operar pelo Banco Central do Brasil (BCB) como instituição financeira, instituição de pagamento integrada ou correspondente bancário, apta a operacionalizar arranjos de pagamento e liquidação junto ao Sistema de Pagamentos Brasileiro (SPB) e à Federação Brasileira de Bancos (FEBRABAN);</w:t>
        </w:r>
      </w:ins>
    </w:p>
    <w:p w14:paraId="154EA9BE" w14:textId="77777777" w:rsidR="00227556" w:rsidRPr="00E63AF4" w:rsidRDefault="00227556" w:rsidP="00826B59">
      <w:pPr>
        <w:pStyle w:val="PargrafodaLista"/>
        <w:suppressAutoHyphens/>
        <w:spacing w:line="259" w:lineRule="auto"/>
        <w:ind w:left="1080"/>
        <w:jc w:val="both"/>
        <w:rPr>
          <w:ins w:id="178" w:author="#3" w:date="2026-06-15T16:24:00Z" w16du:dateUtc="2026-06-15T19:24:00Z"/>
          <w:rFonts w:ascii="Arial" w:hAnsi="Arial"/>
        </w:rPr>
      </w:pPr>
    </w:p>
    <w:p w14:paraId="05D2904E" w14:textId="77777777" w:rsidR="00227556" w:rsidRPr="00E63AF4" w:rsidRDefault="00227556" w:rsidP="00826B59">
      <w:pPr>
        <w:pStyle w:val="PargrafodaLista"/>
        <w:numPr>
          <w:ilvl w:val="2"/>
          <w:numId w:val="14"/>
        </w:numPr>
        <w:suppressAutoHyphens/>
        <w:spacing w:line="259" w:lineRule="auto"/>
        <w:jc w:val="both"/>
        <w:rPr>
          <w:ins w:id="179" w:author="#3" w:date="2026-06-15T16:24:00Z" w16du:dateUtc="2026-06-15T19:24:00Z"/>
          <w:rFonts w:ascii="Arial" w:hAnsi="Arial"/>
        </w:rPr>
      </w:pPr>
      <w:ins w:id="180" w:author="#3" w:date="2026-06-15T16:24:00Z" w16du:dateUtc="2026-06-15T19:24:00Z">
        <w:r w:rsidRPr="00E63AF4">
          <w:rPr>
            <w:rFonts w:ascii="Arial" w:hAnsi="Arial"/>
          </w:rPr>
          <w:t>Comprovar capacidade técnica na gestão e processamento de documentos de arrecadação em massa e gerenciamento do respectivo fluxo de baixas automatizadas, mediante atestado que comprove a emissão e processamento mínimo de</w:t>
        </w:r>
        <w:r>
          <w:rPr>
            <w:rFonts w:ascii="Arial" w:hAnsi="Arial"/>
          </w:rPr>
          <w:t xml:space="preserve"> 70,000</w:t>
        </w:r>
        <w:r w:rsidRPr="00E63AF4">
          <w:rPr>
            <w:rFonts w:ascii="Arial" w:hAnsi="Arial"/>
          </w:rPr>
          <w:t xml:space="preserve"> boletos/guias em um único período de até 12 (doze) meses;</w:t>
        </w:r>
      </w:ins>
    </w:p>
    <w:p w14:paraId="79F6AF3D" w14:textId="77777777" w:rsidR="00227556" w:rsidRPr="00E63AF4" w:rsidRDefault="00227556" w:rsidP="00826B59">
      <w:pPr>
        <w:pStyle w:val="PargrafodaLista"/>
        <w:suppressAutoHyphens/>
        <w:spacing w:line="259" w:lineRule="auto"/>
        <w:ind w:left="1080"/>
        <w:jc w:val="both"/>
        <w:rPr>
          <w:ins w:id="181" w:author="#3" w:date="2026-06-15T16:24:00Z" w16du:dateUtc="2026-06-15T19:24:00Z"/>
          <w:rFonts w:ascii="Arial" w:hAnsi="Arial"/>
        </w:rPr>
      </w:pPr>
    </w:p>
    <w:p w14:paraId="07ADAC21" w14:textId="644F7541" w:rsidR="00227556" w:rsidRPr="00E63AF4" w:rsidRDefault="00227556" w:rsidP="005B5DF8">
      <w:pPr>
        <w:pStyle w:val="PargrafodaLista"/>
        <w:numPr>
          <w:ilvl w:val="2"/>
          <w:numId w:val="14"/>
        </w:numPr>
        <w:suppressAutoHyphens/>
        <w:spacing w:line="259" w:lineRule="auto"/>
        <w:jc w:val="both"/>
        <w:rPr>
          <w:rFonts w:ascii="Arial" w:hAnsi="Arial"/>
          <w:rPrChange w:id="182" w:author="#3" w:date="2026-06-15T16:24:00Z" w16du:dateUtc="2026-06-15T19:24:00Z">
            <w:rPr>
              <w:rFonts w:ascii="Arial" w:hAnsi="Arial"/>
              <w:sz w:val="22"/>
            </w:rPr>
          </w:rPrChange>
        </w:rPr>
        <w:pPrChange w:id="183"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184" w:author="#3" w:date="2026-06-15T16:24:00Z" w16du:dateUtc="2026-06-15T19:24:00Z">
            <w:rPr>
              <w:rFonts w:ascii="Arial" w:hAnsi="Arial"/>
              <w:sz w:val="22"/>
            </w:rPr>
          </w:rPrChange>
        </w:rPr>
        <w:t xml:space="preserve">Apresentar comprovação da capacidade de geração de relatórios estratégicos </w:t>
      </w:r>
      <w:ins w:id="185" w:author="#3" w:date="2026-06-15T16:24:00Z" w16du:dateUtc="2026-06-15T19:24:00Z">
        <w:r w:rsidRPr="00E63AF4">
          <w:rPr>
            <w:rFonts w:ascii="Arial" w:hAnsi="Arial"/>
          </w:rPr>
          <w:t xml:space="preserve">e gerenciais </w:t>
        </w:r>
      </w:ins>
      <w:r w:rsidRPr="00E63AF4">
        <w:rPr>
          <w:rFonts w:ascii="Arial" w:hAnsi="Arial"/>
          <w:rPrChange w:id="186" w:author="#3" w:date="2026-06-15T16:24:00Z" w16du:dateUtc="2026-06-15T19:24:00Z">
            <w:rPr>
              <w:rFonts w:ascii="Arial" w:hAnsi="Arial"/>
              <w:sz w:val="22"/>
            </w:rPr>
          </w:rPrChange>
        </w:rPr>
        <w:t xml:space="preserve">sobre o comportamento arrecadatório dos contribuintes, </w:t>
      </w:r>
      <w:ins w:id="187" w:author="#3" w:date="2026-06-15T16:24:00Z" w16du:dateUtc="2026-06-15T19:24:00Z">
        <w:r w:rsidRPr="00E63AF4">
          <w:rPr>
            <w:rFonts w:ascii="Arial" w:hAnsi="Arial"/>
          </w:rPr>
          <w:t xml:space="preserve">rastreabilidade de liquidações e índices de inadimplência, </w:t>
        </w:r>
      </w:ins>
      <w:r w:rsidRPr="00E63AF4">
        <w:rPr>
          <w:rFonts w:ascii="Arial" w:hAnsi="Arial"/>
          <w:rPrChange w:id="188" w:author="#3" w:date="2026-06-15T16:24:00Z" w16du:dateUtc="2026-06-15T19:24:00Z">
            <w:rPr>
              <w:rFonts w:ascii="Arial" w:hAnsi="Arial"/>
              <w:sz w:val="22"/>
            </w:rPr>
          </w:rPrChange>
        </w:rPr>
        <w:t xml:space="preserve">através de relatórios gerenciais </w:t>
      </w:r>
      <w:del w:id="189" w:author="#3" w:date="2026-06-15T16:24:00Z" w16du:dateUtc="2026-06-15T19:24:00Z">
        <w:r w:rsidR="00AC22B0" w:rsidRPr="009D08DA">
          <w:rPr>
            <w:rFonts w:ascii="Arial" w:eastAsia="Times New Roman" w:hAnsi="Arial"/>
            <w:sz w:val="22"/>
            <w:szCs w:val="22"/>
          </w:rPr>
          <w:delText>e/</w:delText>
        </w:r>
      </w:del>
      <w:ins w:id="190" w:author="#3" w:date="2026-06-15T16:24:00Z" w16du:dateUtc="2026-06-15T19:24:00Z">
        <w:r w:rsidRPr="00E63AF4">
          <w:rPr>
            <w:rFonts w:ascii="Arial" w:hAnsi="Arial"/>
          </w:rPr>
          <w:t xml:space="preserve">demonstrativos </w:t>
        </w:r>
      </w:ins>
      <w:r w:rsidRPr="00E63AF4">
        <w:rPr>
          <w:rFonts w:ascii="Arial" w:hAnsi="Arial"/>
          <w:rPrChange w:id="191" w:author="#3" w:date="2026-06-15T16:24:00Z" w16du:dateUtc="2026-06-15T19:24:00Z">
            <w:rPr>
              <w:rFonts w:ascii="Arial" w:hAnsi="Arial"/>
              <w:sz w:val="22"/>
            </w:rPr>
          </w:rPrChange>
        </w:rPr>
        <w:t>ou atestados de capacidade técnica que evidenciem a aptidão;</w:t>
      </w:r>
    </w:p>
    <w:p w14:paraId="2CB10FEF" w14:textId="77777777" w:rsidR="00227556" w:rsidRPr="005B5DF8" w:rsidRDefault="00227556" w:rsidP="005B5DF8">
      <w:pPr>
        <w:pStyle w:val="PargrafodaLista"/>
        <w:suppressAutoHyphens/>
        <w:spacing w:line="259" w:lineRule="auto"/>
        <w:ind w:left="1080"/>
        <w:jc w:val="both"/>
        <w:rPr>
          <w:rFonts w:ascii="Arial" w:hAnsi="Arial"/>
          <w:rPrChange w:id="192" w:author="#3" w:date="2026-06-15T16:24:00Z" w16du:dateUtc="2026-06-15T19:24:00Z">
            <w:rPr>
              <w:rFonts w:ascii="Arial" w:hAnsi="Arial"/>
              <w:sz w:val="10"/>
            </w:rPr>
          </w:rPrChange>
        </w:rPr>
        <w:pPrChange w:id="193" w:author="#3" w:date="2026-06-15T16:24:00Z" w16du:dateUtc="2026-06-15T19:24:00Z">
          <w:pPr>
            <w:pStyle w:val="PargrafodaLista"/>
            <w:spacing w:line="276" w:lineRule="auto"/>
            <w:ind w:left="1414" w:hanging="716"/>
          </w:pPr>
        </w:pPrChange>
      </w:pPr>
    </w:p>
    <w:p w14:paraId="1FBD022B" w14:textId="0869134D" w:rsidR="00227556" w:rsidRPr="005B5DF8" w:rsidRDefault="00227556" w:rsidP="005B5DF8">
      <w:pPr>
        <w:pStyle w:val="PargrafodaLista"/>
        <w:numPr>
          <w:ilvl w:val="2"/>
          <w:numId w:val="14"/>
        </w:numPr>
        <w:suppressAutoHyphens/>
        <w:spacing w:line="259" w:lineRule="auto"/>
        <w:jc w:val="both"/>
        <w:rPr>
          <w:rFonts w:ascii="Arial" w:hAnsi="Arial"/>
          <w:rPrChange w:id="194" w:author="#3" w:date="2026-06-15T16:24:00Z" w16du:dateUtc="2026-06-15T19:24:00Z">
            <w:rPr>
              <w:rFonts w:ascii="Arial" w:hAnsi="Arial"/>
              <w:sz w:val="22"/>
            </w:rPr>
          </w:rPrChange>
        </w:rPr>
        <w:pPrChange w:id="195"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196" w:author="#3" w:date="2026-06-15T16:24:00Z" w16du:dateUtc="2026-06-15T19:24:00Z">
            <w:rPr>
              <w:rFonts w:ascii="Arial" w:hAnsi="Arial"/>
              <w:sz w:val="22"/>
            </w:rPr>
          </w:rPrChange>
        </w:rPr>
        <w:t xml:space="preserve">Disponibilizar equipe técnica especializada em tecnologia da informação e meios de pagamento, capaz de implementar </w:t>
      </w:r>
      <w:del w:id="197" w:author="#3" w:date="2026-06-15T16:24:00Z" w16du:dateUtc="2026-06-15T19:24:00Z">
        <w:r w:rsidR="00AC22B0" w:rsidRPr="009D08DA">
          <w:rPr>
            <w:rFonts w:ascii="Arial" w:hAnsi="Arial"/>
            <w:sz w:val="22"/>
            <w:szCs w:val="22"/>
          </w:rPr>
          <w:delText>o sistema</w:delText>
        </w:r>
      </w:del>
      <w:ins w:id="198" w:author="#3" w:date="2026-06-15T16:24:00Z" w16du:dateUtc="2026-06-15T19:24:00Z">
        <w:r w:rsidRPr="00E63AF4">
          <w:rPr>
            <w:rFonts w:ascii="Arial" w:hAnsi="Arial"/>
          </w:rPr>
          <w:t>a solução tecnológica, realizar a migração de dados</w:t>
        </w:r>
      </w:ins>
      <w:r w:rsidRPr="00E63AF4">
        <w:rPr>
          <w:rFonts w:ascii="Arial" w:hAnsi="Arial"/>
          <w:rPrChange w:id="199" w:author="#3" w:date="2026-06-15T16:24:00Z" w16du:dateUtc="2026-06-15T19:24:00Z">
            <w:rPr>
              <w:rFonts w:ascii="Arial" w:hAnsi="Arial"/>
              <w:sz w:val="22"/>
            </w:rPr>
          </w:rPrChange>
        </w:rPr>
        <w:t xml:space="preserve"> e capacitar </w:t>
      </w:r>
      <w:ins w:id="200" w:author="#3" w:date="2026-06-15T16:24:00Z" w16du:dateUtc="2026-06-15T19:24:00Z">
        <w:r w:rsidRPr="00E63AF4">
          <w:rPr>
            <w:rFonts w:ascii="Arial" w:hAnsi="Arial"/>
          </w:rPr>
          <w:t xml:space="preserve">os </w:t>
        </w:r>
      </w:ins>
      <w:r w:rsidRPr="00E63AF4">
        <w:rPr>
          <w:rFonts w:ascii="Arial" w:hAnsi="Arial"/>
          <w:rPrChange w:id="201" w:author="#3" w:date="2026-06-15T16:24:00Z" w16du:dateUtc="2026-06-15T19:24:00Z">
            <w:rPr>
              <w:rFonts w:ascii="Arial" w:hAnsi="Arial"/>
              <w:sz w:val="22"/>
            </w:rPr>
          </w:rPrChange>
        </w:rPr>
        <w:t xml:space="preserve">servidores da Prefeitura e/ou </w:t>
      </w:r>
      <w:del w:id="202" w:author="#3" w:date="2026-06-15T16:24:00Z" w16du:dateUtc="2026-06-15T19:24:00Z">
        <w:r w:rsidR="00AC22B0" w:rsidRPr="009D08DA">
          <w:rPr>
            <w:rFonts w:ascii="Arial" w:hAnsi="Arial"/>
            <w:sz w:val="22"/>
            <w:szCs w:val="22"/>
          </w:rPr>
          <w:delText xml:space="preserve">seus </w:delText>
        </w:r>
      </w:del>
      <w:r w:rsidRPr="00E63AF4">
        <w:rPr>
          <w:rFonts w:ascii="Arial" w:hAnsi="Arial"/>
          <w:rPrChange w:id="203" w:author="#3" w:date="2026-06-15T16:24:00Z" w16du:dateUtc="2026-06-15T19:24:00Z">
            <w:rPr>
              <w:rFonts w:ascii="Arial" w:hAnsi="Arial"/>
              <w:sz w:val="22"/>
            </w:rPr>
          </w:rPrChange>
        </w:rPr>
        <w:t xml:space="preserve">terceirizados </w:t>
      </w:r>
      <w:ins w:id="204" w:author="#3" w:date="2026-06-15T16:24:00Z" w16du:dateUtc="2026-06-15T19:24:00Z">
        <w:r w:rsidRPr="00E63AF4">
          <w:rPr>
            <w:rFonts w:ascii="Arial" w:hAnsi="Arial"/>
          </w:rPr>
          <w:t xml:space="preserve">designados, </w:t>
        </w:r>
      </w:ins>
      <w:r w:rsidRPr="00E63AF4">
        <w:rPr>
          <w:rFonts w:ascii="Arial" w:hAnsi="Arial"/>
          <w:rPrChange w:id="205" w:author="#3" w:date="2026-06-15T16:24:00Z" w16du:dateUtc="2026-06-15T19:24:00Z">
            <w:rPr>
              <w:rFonts w:ascii="Arial" w:hAnsi="Arial"/>
              <w:sz w:val="22"/>
            </w:rPr>
          </w:rPrChange>
        </w:rPr>
        <w:t>por meio de treinamentos</w:t>
      </w:r>
      <w:ins w:id="206" w:author="#3" w:date="2026-06-15T16:24:00Z" w16du:dateUtc="2026-06-15T19:24:00Z">
        <w:r w:rsidRPr="00E63AF4">
          <w:rPr>
            <w:rFonts w:ascii="Arial" w:hAnsi="Arial"/>
          </w:rPr>
          <w:t xml:space="preserve"> com carga horária mínima de [inserir horas] horas</w:t>
        </w:r>
      </w:ins>
      <w:r w:rsidRPr="00E63AF4">
        <w:rPr>
          <w:rFonts w:ascii="Arial" w:hAnsi="Arial"/>
          <w:rPrChange w:id="207" w:author="#3" w:date="2026-06-15T16:24:00Z" w16du:dateUtc="2026-06-15T19:24:00Z">
            <w:rPr>
              <w:rFonts w:ascii="Arial" w:hAnsi="Arial"/>
              <w:sz w:val="22"/>
            </w:rPr>
          </w:rPrChange>
        </w:rPr>
        <w:t>;</w:t>
      </w:r>
    </w:p>
    <w:p w14:paraId="3108E3E5" w14:textId="77777777" w:rsidR="00227556" w:rsidRPr="005B5DF8" w:rsidRDefault="00227556" w:rsidP="005B5DF8">
      <w:pPr>
        <w:pStyle w:val="PargrafodaLista"/>
        <w:suppressAutoHyphens/>
        <w:spacing w:line="259" w:lineRule="auto"/>
        <w:ind w:left="1080"/>
        <w:jc w:val="both"/>
        <w:rPr>
          <w:rFonts w:ascii="Arial" w:hAnsi="Arial"/>
          <w:rPrChange w:id="208" w:author="#3" w:date="2026-06-15T16:24:00Z" w16du:dateUtc="2026-06-15T19:24:00Z">
            <w:rPr>
              <w:rFonts w:ascii="Arial" w:hAnsi="Arial"/>
              <w:sz w:val="10"/>
            </w:rPr>
          </w:rPrChange>
        </w:rPr>
        <w:pPrChange w:id="209" w:author="#3" w:date="2026-06-15T16:24:00Z" w16du:dateUtc="2026-06-15T19:24:00Z">
          <w:pPr>
            <w:pStyle w:val="PargrafodaLista"/>
            <w:spacing w:line="276" w:lineRule="auto"/>
            <w:ind w:left="1414" w:hanging="716"/>
          </w:pPr>
        </w:pPrChange>
      </w:pPr>
    </w:p>
    <w:p w14:paraId="3D1B8B7A" w14:textId="66C33E79" w:rsidR="00227556" w:rsidRDefault="00227556" w:rsidP="005B5DF8">
      <w:pPr>
        <w:pStyle w:val="PargrafodaLista"/>
        <w:numPr>
          <w:ilvl w:val="2"/>
          <w:numId w:val="14"/>
        </w:numPr>
        <w:suppressAutoHyphens/>
        <w:spacing w:line="259" w:lineRule="auto"/>
        <w:jc w:val="both"/>
        <w:rPr>
          <w:rFonts w:ascii="Arial" w:hAnsi="Arial"/>
          <w:rPrChange w:id="210" w:author="#3" w:date="2026-06-15T16:24:00Z" w16du:dateUtc="2026-06-15T19:24:00Z">
            <w:rPr>
              <w:rFonts w:ascii="Arial" w:hAnsi="Arial"/>
              <w:sz w:val="22"/>
            </w:rPr>
          </w:rPrChange>
        </w:rPr>
        <w:pPrChange w:id="211"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212" w:author="#3" w:date="2026-06-15T16:24:00Z" w16du:dateUtc="2026-06-15T19:24:00Z">
            <w:rPr>
              <w:rFonts w:ascii="Arial" w:hAnsi="Arial"/>
              <w:sz w:val="22"/>
            </w:rPr>
          </w:rPrChange>
        </w:rPr>
        <w:t>Disponibilizar APIs (Interfaces de Programação de Aplicações) e conectores devidamente documentados</w:t>
      </w:r>
      <w:ins w:id="213" w:author="#3" w:date="2026-06-15T16:24:00Z" w16du:dateUtc="2026-06-15T19:24:00Z">
        <w:r w:rsidRPr="00E63AF4">
          <w:rPr>
            <w:rFonts w:ascii="Arial" w:hAnsi="Arial"/>
          </w:rPr>
          <w:t xml:space="preserve"> sob o padrão </w:t>
        </w:r>
        <w:proofErr w:type="spellStart"/>
        <w:r w:rsidRPr="00E63AF4">
          <w:rPr>
            <w:rFonts w:ascii="Arial" w:hAnsi="Arial"/>
          </w:rPr>
          <w:t>OpenAPI</w:t>
        </w:r>
        <w:proofErr w:type="spellEnd"/>
        <w:r w:rsidRPr="00E63AF4">
          <w:rPr>
            <w:rFonts w:ascii="Arial" w:hAnsi="Arial"/>
          </w:rPr>
          <w:t>/Swagger</w:t>
        </w:r>
      </w:ins>
      <w:r w:rsidRPr="00E63AF4">
        <w:rPr>
          <w:rFonts w:ascii="Arial" w:hAnsi="Arial"/>
          <w:rPrChange w:id="214" w:author="#3" w:date="2026-06-15T16:24:00Z" w16du:dateUtc="2026-06-15T19:24:00Z">
            <w:rPr>
              <w:rFonts w:ascii="Arial" w:hAnsi="Arial"/>
              <w:sz w:val="22"/>
            </w:rPr>
          </w:rPrChange>
        </w:rPr>
        <w:t xml:space="preserve">, garantindo </w:t>
      </w:r>
      <w:ins w:id="215" w:author="#3" w:date="2026-06-15T16:24:00Z" w16du:dateUtc="2026-06-15T19:24:00Z">
        <w:r w:rsidRPr="00E63AF4">
          <w:rPr>
            <w:rFonts w:ascii="Arial" w:hAnsi="Arial"/>
          </w:rPr>
          <w:t xml:space="preserve">total </w:t>
        </w:r>
      </w:ins>
      <w:r w:rsidRPr="00E63AF4">
        <w:rPr>
          <w:rFonts w:ascii="Arial" w:hAnsi="Arial"/>
          <w:rPrChange w:id="216" w:author="#3" w:date="2026-06-15T16:24:00Z" w16du:dateUtc="2026-06-15T19:24:00Z">
            <w:rPr>
              <w:rFonts w:ascii="Arial" w:hAnsi="Arial"/>
              <w:sz w:val="22"/>
            </w:rPr>
          </w:rPrChange>
        </w:rPr>
        <w:t>interoperabilidade</w:t>
      </w:r>
      <w:ins w:id="217" w:author="#3" w:date="2026-06-15T16:24:00Z" w16du:dateUtc="2026-06-15T19:24:00Z">
        <w:r w:rsidRPr="00E63AF4">
          <w:rPr>
            <w:rFonts w:ascii="Arial" w:hAnsi="Arial"/>
          </w:rPr>
          <w:t xml:space="preserve"> em tempo real</w:t>
        </w:r>
      </w:ins>
      <w:r w:rsidRPr="00E63AF4">
        <w:rPr>
          <w:rFonts w:ascii="Arial" w:hAnsi="Arial"/>
          <w:rPrChange w:id="218" w:author="#3" w:date="2026-06-15T16:24:00Z" w16du:dateUtc="2026-06-15T19:24:00Z">
            <w:rPr>
              <w:rFonts w:ascii="Arial" w:hAnsi="Arial"/>
              <w:sz w:val="22"/>
            </w:rPr>
          </w:rPrChange>
        </w:rPr>
        <w:t xml:space="preserve"> com o sistema tributário municipal e canais digitais já existentes, tais como o site institucional, aplicativos móveis e plataformas </w:t>
      </w:r>
      <w:ins w:id="219" w:author="#3" w:date="2026-06-15T16:24:00Z" w16du:dateUtc="2026-06-15T19:24:00Z">
        <w:r w:rsidRPr="00E63AF4">
          <w:rPr>
            <w:rFonts w:ascii="Arial" w:hAnsi="Arial"/>
          </w:rPr>
          <w:t xml:space="preserve">automatizadas </w:t>
        </w:r>
      </w:ins>
      <w:r w:rsidRPr="00E63AF4">
        <w:rPr>
          <w:rFonts w:ascii="Arial" w:hAnsi="Arial"/>
          <w:rPrChange w:id="220" w:author="#3" w:date="2026-06-15T16:24:00Z" w16du:dateUtc="2026-06-15T19:24:00Z">
            <w:rPr>
              <w:rFonts w:ascii="Arial" w:hAnsi="Arial"/>
              <w:sz w:val="22"/>
            </w:rPr>
          </w:rPrChange>
        </w:rPr>
        <w:t xml:space="preserve">de comunicação </w:t>
      </w:r>
      <w:del w:id="221" w:author="#3" w:date="2026-06-15T16:24:00Z" w16du:dateUtc="2026-06-15T19:24:00Z">
        <w:r w:rsidR="00AC22B0" w:rsidRPr="009D08DA">
          <w:rPr>
            <w:rFonts w:ascii="Arial" w:hAnsi="Arial"/>
            <w:sz w:val="22"/>
            <w:szCs w:val="22"/>
          </w:rPr>
          <w:delText xml:space="preserve">como </w:delText>
        </w:r>
      </w:del>
      <w:ins w:id="222" w:author="#3" w:date="2026-06-15T16:24:00Z" w16du:dateUtc="2026-06-15T19:24:00Z">
        <w:r w:rsidRPr="00E63AF4">
          <w:rPr>
            <w:rFonts w:ascii="Arial" w:hAnsi="Arial"/>
          </w:rPr>
          <w:t>(</w:t>
        </w:r>
      </w:ins>
      <w:r w:rsidRPr="005B5DF8">
        <w:rPr>
          <w:rFonts w:ascii="Arial" w:hAnsi="Arial"/>
          <w:rPrChange w:id="223" w:author="#3" w:date="2026-06-15T16:24:00Z" w16du:dateUtc="2026-06-15T19:24:00Z">
            <w:rPr>
              <w:rFonts w:ascii="Arial" w:hAnsi="Arial"/>
              <w:i/>
              <w:sz w:val="22"/>
            </w:rPr>
          </w:rPrChange>
        </w:rPr>
        <w:t>WhatsApp</w:t>
      </w:r>
      <w:del w:id="224" w:author="#3" w:date="2026-06-15T16:24:00Z" w16du:dateUtc="2026-06-15T19:24:00Z">
        <w:r w:rsidR="00AC22B0" w:rsidRPr="009D08DA">
          <w:rPr>
            <w:rFonts w:ascii="Arial" w:hAnsi="Arial"/>
            <w:sz w:val="22"/>
            <w:szCs w:val="22"/>
          </w:rPr>
          <w:delText>;</w:delText>
        </w:r>
      </w:del>
      <w:ins w:id="225" w:author="#3" w:date="2026-06-15T16:24:00Z" w16du:dateUtc="2026-06-15T19:24:00Z">
        <w:r w:rsidRPr="00E63AF4">
          <w:rPr>
            <w:rFonts w:ascii="Arial" w:hAnsi="Arial"/>
          </w:rPr>
          <w:t xml:space="preserve"> Business API);</w:t>
        </w:r>
      </w:ins>
    </w:p>
    <w:p w14:paraId="64C2A581" w14:textId="77777777" w:rsidR="00227556" w:rsidRPr="005B5DF8" w:rsidRDefault="00227556" w:rsidP="005B5DF8">
      <w:pPr>
        <w:pStyle w:val="PargrafodaLista"/>
        <w:suppressAutoHyphens/>
        <w:spacing w:line="259" w:lineRule="auto"/>
        <w:ind w:left="1080"/>
        <w:jc w:val="both"/>
        <w:rPr>
          <w:rFonts w:ascii="Arial" w:hAnsi="Arial"/>
          <w:rPrChange w:id="226" w:author="#3" w:date="2026-06-15T16:24:00Z" w16du:dateUtc="2026-06-15T19:24:00Z">
            <w:rPr>
              <w:rFonts w:ascii="Arial" w:hAnsi="Arial"/>
              <w:sz w:val="10"/>
            </w:rPr>
          </w:rPrChange>
        </w:rPr>
        <w:pPrChange w:id="227" w:author="#3" w:date="2026-06-15T16:24:00Z" w16du:dateUtc="2026-06-15T19:24:00Z">
          <w:pPr>
            <w:pStyle w:val="PargrafodaLista"/>
            <w:spacing w:line="276" w:lineRule="auto"/>
            <w:ind w:left="1414" w:hanging="716"/>
          </w:pPr>
        </w:pPrChange>
      </w:pPr>
    </w:p>
    <w:p w14:paraId="1A542C11" w14:textId="48FD0A30" w:rsidR="00227556" w:rsidRPr="00E63AF4" w:rsidRDefault="00227556" w:rsidP="005B5DF8">
      <w:pPr>
        <w:pStyle w:val="PargrafodaLista"/>
        <w:numPr>
          <w:ilvl w:val="2"/>
          <w:numId w:val="14"/>
        </w:numPr>
        <w:suppressAutoHyphens/>
        <w:spacing w:line="259" w:lineRule="auto"/>
        <w:jc w:val="both"/>
        <w:rPr>
          <w:rFonts w:ascii="Arial" w:hAnsi="Arial"/>
          <w:rPrChange w:id="228" w:author="#3" w:date="2026-06-15T16:24:00Z" w16du:dateUtc="2026-06-15T19:24:00Z">
            <w:rPr>
              <w:rFonts w:ascii="Arial" w:hAnsi="Arial"/>
              <w:sz w:val="22"/>
            </w:rPr>
          </w:rPrChange>
        </w:rPr>
        <w:pPrChange w:id="229"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230" w:author="#3" w:date="2026-06-15T16:24:00Z" w16du:dateUtc="2026-06-15T19:24:00Z">
            <w:rPr>
              <w:rFonts w:ascii="Arial" w:hAnsi="Arial"/>
              <w:sz w:val="22"/>
            </w:rPr>
          </w:rPrChange>
        </w:rPr>
        <w:t>Oferecer solução compatível com formatos padrão de mercado (JSON, XML</w:t>
      </w:r>
      <w:del w:id="231" w:author="#3" w:date="2026-06-15T16:24:00Z" w16du:dateUtc="2026-06-15T19:24:00Z">
        <w:r w:rsidR="00AC22B0" w:rsidRPr="009D08DA">
          <w:rPr>
            <w:rFonts w:ascii="Arial" w:hAnsi="Arial"/>
            <w:sz w:val="22"/>
            <w:szCs w:val="22"/>
          </w:rPr>
          <w:delText>,</w:delText>
        </w:r>
      </w:del>
      <w:ins w:id="232" w:author="#3" w:date="2026-06-15T16:24:00Z" w16du:dateUtc="2026-06-15T19:24:00Z">
        <w:r w:rsidRPr="00E63AF4">
          <w:rPr>
            <w:rFonts w:ascii="Arial" w:hAnsi="Arial"/>
          </w:rPr>
          <w:t xml:space="preserve"> e arquitetura</w:t>
        </w:r>
      </w:ins>
      <w:r w:rsidRPr="00E63AF4">
        <w:rPr>
          <w:rFonts w:ascii="Arial" w:hAnsi="Arial"/>
          <w:rPrChange w:id="233" w:author="#3" w:date="2026-06-15T16:24:00Z" w16du:dateUtc="2026-06-15T19:24:00Z">
            <w:rPr>
              <w:rFonts w:ascii="Arial" w:hAnsi="Arial"/>
              <w:sz w:val="22"/>
            </w:rPr>
          </w:rPrChange>
        </w:rPr>
        <w:t xml:space="preserve"> REST</w:t>
      </w:r>
      <w:del w:id="234" w:author="#3" w:date="2026-06-15T16:24:00Z" w16du:dateUtc="2026-06-15T19:24:00Z">
        <w:r w:rsidR="00AC22B0" w:rsidRPr="009D08DA">
          <w:rPr>
            <w:rFonts w:ascii="Arial" w:hAnsi="Arial"/>
            <w:sz w:val="22"/>
            <w:szCs w:val="22"/>
          </w:rPr>
          <w:delText>/SOAP</w:delText>
        </w:r>
      </w:del>
      <w:r w:rsidRPr="00E63AF4">
        <w:rPr>
          <w:rFonts w:ascii="Arial" w:hAnsi="Arial"/>
          <w:rPrChange w:id="235" w:author="#3" w:date="2026-06-15T16:24:00Z" w16du:dateUtc="2026-06-15T19:24:00Z">
            <w:rPr>
              <w:rFonts w:ascii="Arial" w:hAnsi="Arial"/>
              <w:sz w:val="22"/>
            </w:rPr>
          </w:rPrChange>
        </w:rPr>
        <w:t xml:space="preserve">), garantindo flexibilidade técnica e aderência às boas práticas de TI na Administração Pública, </w:t>
      </w:r>
      <w:del w:id="236" w:author="#3" w:date="2026-06-15T16:24:00Z" w16du:dateUtc="2026-06-15T19:24:00Z">
        <w:r w:rsidR="00AC22B0" w:rsidRPr="009D08DA">
          <w:rPr>
            <w:rFonts w:ascii="Arial" w:hAnsi="Arial"/>
            <w:sz w:val="22"/>
            <w:szCs w:val="22"/>
          </w:rPr>
          <w:delText>com</w:delText>
        </w:r>
      </w:del>
      <w:ins w:id="237" w:author="#3" w:date="2026-06-15T16:24:00Z" w16du:dateUtc="2026-06-15T19:24:00Z">
        <w:r w:rsidRPr="00E63AF4">
          <w:rPr>
            <w:rFonts w:ascii="Arial" w:hAnsi="Arial"/>
          </w:rPr>
          <w:t xml:space="preserve">dotada de rotinas automatizadas de </w:t>
        </w:r>
        <w:proofErr w:type="spellStart"/>
        <w:r w:rsidRPr="00E63AF4">
          <w:rPr>
            <w:rFonts w:ascii="Arial" w:hAnsi="Arial"/>
          </w:rPr>
          <w:t>Webhooks</w:t>
        </w:r>
        <w:proofErr w:type="spellEnd"/>
        <w:r w:rsidRPr="00E63AF4">
          <w:rPr>
            <w:rFonts w:ascii="Arial" w:hAnsi="Arial"/>
          </w:rPr>
          <w:t xml:space="preserve"> para fornecer</w:t>
        </w:r>
      </w:ins>
      <w:r w:rsidRPr="00E63AF4">
        <w:rPr>
          <w:rFonts w:ascii="Arial" w:hAnsi="Arial"/>
          <w:rPrChange w:id="238" w:author="#3" w:date="2026-06-15T16:24:00Z" w16du:dateUtc="2026-06-15T19:24:00Z">
            <w:rPr>
              <w:rFonts w:ascii="Arial" w:hAnsi="Arial"/>
              <w:sz w:val="22"/>
            </w:rPr>
          </w:rPrChange>
        </w:rPr>
        <w:t xml:space="preserve"> feedback automático de status de </w:t>
      </w:r>
      <w:ins w:id="239" w:author="#3" w:date="2026-06-15T16:24:00Z" w16du:dateUtc="2026-06-15T19:24:00Z">
        <w:r w:rsidRPr="00E63AF4">
          <w:rPr>
            <w:rFonts w:ascii="Arial" w:hAnsi="Arial"/>
          </w:rPr>
          <w:t xml:space="preserve">registro, rejeição, alteração e </w:t>
        </w:r>
      </w:ins>
      <w:r w:rsidRPr="00E63AF4">
        <w:rPr>
          <w:rFonts w:ascii="Arial" w:hAnsi="Arial"/>
          <w:rPrChange w:id="240" w:author="#3" w:date="2026-06-15T16:24:00Z" w16du:dateUtc="2026-06-15T19:24:00Z">
            <w:rPr>
              <w:rFonts w:ascii="Arial" w:hAnsi="Arial"/>
              <w:sz w:val="22"/>
            </w:rPr>
          </w:rPrChange>
        </w:rPr>
        <w:t xml:space="preserve">liquidação </w:t>
      </w:r>
      <w:del w:id="241" w:author="#3" w:date="2026-06-15T16:24:00Z" w16du:dateUtc="2026-06-15T19:24:00Z">
        <w:r w:rsidR="00AC22B0" w:rsidRPr="009D08DA">
          <w:rPr>
            <w:rFonts w:ascii="Arial" w:hAnsi="Arial"/>
            <w:sz w:val="22"/>
            <w:szCs w:val="22"/>
          </w:rPr>
          <w:delText>e erro na geração de boletos</w:delText>
        </w:r>
      </w:del>
      <w:ins w:id="242" w:author="#3" w:date="2026-06-15T16:24:00Z" w16du:dateUtc="2026-06-15T19:24:00Z">
        <w:r w:rsidRPr="00E63AF4">
          <w:rPr>
            <w:rFonts w:ascii="Arial" w:hAnsi="Arial"/>
          </w:rPr>
          <w:t>de cobranças</w:t>
        </w:r>
      </w:ins>
      <w:r w:rsidRPr="00E63AF4">
        <w:rPr>
          <w:rFonts w:ascii="Arial" w:hAnsi="Arial"/>
          <w:rPrChange w:id="243" w:author="#3" w:date="2026-06-15T16:24:00Z" w16du:dateUtc="2026-06-15T19:24:00Z">
            <w:rPr>
              <w:rFonts w:ascii="Arial" w:hAnsi="Arial"/>
              <w:sz w:val="22"/>
            </w:rPr>
          </w:rPrChange>
        </w:rPr>
        <w:t>, mitigando riscos de inconsistência nas informações financeiras;</w:t>
      </w:r>
    </w:p>
    <w:p w14:paraId="2A2B58BA" w14:textId="77777777" w:rsidR="00227556" w:rsidRPr="005B5DF8" w:rsidRDefault="00227556" w:rsidP="005B5DF8">
      <w:pPr>
        <w:pStyle w:val="PargrafodaLista"/>
        <w:suppressAutoHyphens/>
        <w:spacing w:line="259" w:lineRule="auto"/>
        <w:ind w:left="1080"/>
        <w:jc w:val="both"/>
        <w:rPr>
          <w:rFonts w:ascii="Arial" w:hAnsi="Arial"/>
          <w:rPrChange w:id="244" w:author="#3" w:date="2026-06-15T16:24:00Z" w16du:dateUtc="2026-06-15T19:24:00Z">
            <w:rPr>
              <w:rFonts w:ascii="Arial" w:hAnsi="Arial"/>
              <w:sz w:val="10"/>
            </w:rPr>
          </w:rPrChange>
        </w:rPr>
        <w:pPrChange w:id="245" w:author="#3" w:date="2026-06-15T16:24:00Z" w16du:dateUtc="2026-06-15T19:24:00Z">
          <w:pPr>
            <w:spacing w:line="276" w:lineRule="auto"/>
            <w:ind w:left="1414" w:hanging="716"/>
            <w:jc w:val="both"/>
          </w:pPr>
        </w:pPrChange>
      </w:pPr>
    </w:p>
    <w:p w14:paraId="5BF79529" w14:textId="2E7CB4EC" w:rsidR="00227556" w:rsidRDefault="00227556" w:rsidP="005B5DF8">
      <w:pPr>
        <w:pStyle w:val="PargrafodaLista"/>
        <w:numPr>
          <w:ilvl w:val="2"/>
          <w:numId w:val="14"/>
        </w:numPr>
        <w:suppressAutoHyphens/>
        <w:spacing w:line="259" w:lineRule="auto"/>
        <w:jc w:val="both"/>
        <w:rPr>
          <w:rFonts w:ascii="Arial" w:hAnsi="Arial"/>
          <w:rPrChange w:id="246" w:author="#3" w:date="2026-06-15T16:24:00Z" w16du:dateUtc="2026-06-15T19:24:00Z">
            <w:rPr>
              <w:rFonts w:ascii="Arial" w:hAnsi="Arial"/>
              <w:sz w:val="22"/>
            </w:rPr>
          </w:rPrChange>
        </w:rPr>
        <w:pPrChange w:id="247"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248" w:author="#3" w:date="2026-06-15T16:24:00Z" w16du:dateUtc="2026-06-15T19:24:00Z">
            <w:rPr>
              <w:rFonts w:ascii="Arial" w:hAnsi="Arial"/>
              <w:sz w:val="22"/>
            </w:rPr>
          </w:rPrChange>
        </w:rPr>
        <w:t xml:space="preserve">Disponibilizar solução tecnológica na forma de plataforma SaaS (Software as a Service - Software como Serviço) completa, com acesso via web responsiva </w:t>
      </w:r>
      <w:del w:id="249" w:author="#3" w:date="2026-06-15T16:24:00Z" w16du:dateUtc="2026-06-15T19:24:00Z">
        <w:r w:rsidR="00AC22B0" w:rsidRPr="009D08DA">
          <w:rPr>
            <w:rFonts w:ascii="Arial" w:hAnsi="Arial"/>
            <w:sz w:val="22"/>
            <w:szCs w:val="22"/>
          </w:rPr>
          <w:delText>em</w:delText>
        </w:r>
      </w:del>
      <w:ins w:id="250" w:author="#3" w:date="2026-06-15T16:24:00Z" w16du:dateUtc="2026-06-15T19:24:00Z">
        <w:r w:rsidRPr="00E63AF4">
          <w:rPr>
            <w:rFonts w:ascii="Arial" w:hAnsi="Arial"/>
          </w:rPr>
          <w:t>nos</w:t>
        </w:r>
      </w:ins>
      <w:r w:rsidRPr="00E63AF4">
        <w:rPr>
          <w:rFonts w:ascii="Arial" w:hAnsi="Arial"/>
          <w:rPrChange w:id="251" w:author="#3" w:date="2026-06-15T16:24:00Z" w16du:dateUtc="2026-06-15T19:24:00Z">
            <w:rPr>
              <w:rFonts w:ascii="Arial" w:hAnsi="Arial"/>
              <w:sz w:val="22"/>
            </w:rPr>
          </w:rPrChange>
        </w:rPr>
        <w:t xml:space="preserve"> navegadores modernos</w:t>
      </w:r>
      <w:ins w:id="252" w:author="#3" w:date="2026-06-15T16:24:00Z" w16du:dateUtc="2026-06-15T19:24:00Z">
        <w:r w:rsidRPr="00E63AF4">
          <w:rPr>
            <w:rFonts w:ascii="Arial" w:hAnsi="Arial"/>
          </w:rPr>
          <w:t xml:space="preserve"> e homologados de mercado</w:t>
        </w:r>
      </w:ins>
      <w:r w:rsidRPr="00E63AF4">
        <w:rPr>
          <w:rFonts w:ascii="Arial" w:hAnsi="Arial"/>
          <w:rPrChange w:id="253" w:author="#3" w:date="2026-06-15T16:24:00Z" w16du:dateUtc="2026-06-15T19:24:00Z">
            <w:rPr>
              <w:rFonts w:ascii="Arial" w:hAnsi="Arial"/>
              <w:sz w:val="22"/>
            </w:rPr>
          </w:rPrChange>
        </w:rPr>
        <w:t xml:space="preserve">, sem necessidade de instalação </w:t>
      </w:r>
      <w:ins w:id="254" w:author="#3" w:date="2026-06-15T16:24:00Z" w16du:dateUtc="2026-06-15T19:24:00Z">
        <w:r w:rsidRPr="00E63AF4">
          <w:rPr>
            <w:rFonts w:ascii="Arial" w:hAnsi="Arial"/>
          </w:rPr>
          <w:t xml:space="preserve">de infraestrutura </w:t>
        </w:r>
      </w:ins>
      <w:r w:rsidRPr="00E63AF4">
        <w:rPr>
          <w:rFonts w:ascii="Arial" w:hAnsi="Arial"/>
          <w:rPrChange w:id="255" w:author="#3" w:date="2026-06-15T16:24:00Z" w16du:dateUtc="2026-06-15T19:24:00Z">
            <w:rPr>
              <w:rFonts w:ascii="Arial" w:hAnsi="Arial"/>
              <w:sz w:val="22"/>
            </w:rPr>
          </w:rPrChange>
        </w:rPr>
        <w:t>local</w:t>
      </w:r>
      <w:ins w:id="256" w:author="#3" w:date="2026-06-15T16:24:00Z" w16du:dateUtc="2026-06-15T19:24:00Z">
        <w:r w:rsidRPr="00E63AF4">
          <w:rPr>
            <w:rFonts w:ascii="Arial" w:hAnsi="Arial"/>
          </w:rPr>
          <w:t xml:space="preserve"> no ambiente do Município</w:t>
        </w:r>
      </w:ins>
      <w:r w:rsidRPr="00E63AF4">
        <w:rPr>
          <w:rFonts w:ascii="Arial" w:hAnsi="Arial"/>
          <w:rPrChange w:id="257" w:author="#3" w:date="2026-06-15T16:24:00Z" w16du:dateUtc="2026-06-15T19:24:00Z">
            <w:rPr>
              <w:rFonts w:ascii="Arial" w:hAnsi="Arial"/>
              <w:sz w:val="22"/>
            </w:rPr>
          </w:rPrChange>
        </w:rPr>
        <w:t>;</w:t>
      </w:r>
    </w:p>
    <w:p w14:paraId="44222B93" w14:textId="77777777" w:rsidR="00227556" w:rsidRPr="005B5DF8" w:rsidRDefault="00227556" w:rsidP="005B5DF8">
      <w:pPr>
        <w:pStyle w:val="PargrafodaLista"/>
        <w:suppressAutoHyphens/>
        <w:spacing w:line="259" w:lineRule="auto"/>
        <w:ind w:left="1080"/>
        <w:jc w:val="both"/>
        <w:rPr>
          <w:rFonts w:ascii="Arial" w:hAnsi="Arial"/>
          <w:rPrChange w:id="258" w:author="#3" w:date="2026-06-15T16:24:00Z" w16du:dateUtc="2026-06-15T19:24:00Z">
            <w:rPr>
              <w:rFonts w:ascii="Arial" w:hAnsi="Arial"/>
              <w:sz w:val="10"/>
            </w:rPr>
          </w:rPrChange>
        </w:rPr>
        <w:pPrChange w:id="259" w:author="#3" w:date="2026-06-15T16:24:00Z" w16du:dateUtc="2026-06-15T19:24:00Z">
          <w:pPr>
            <w:pStyle w:val="PargrafodaLista"/>
            <w:spacing w:line="276" w:lineRule="auto"/>
            <w:ind w:left="1414" w:hanging="716"/>
          </w:pPr>
        </w:pPrChange>
      </w:pPr>
    </w:p>
    <w:p w14:paraId="6DEE6C88" w14:textId="7545D06D" w:rsidR="00227556" w:rsidRPr="00E63AF4" w:rsidRDefault="00227556" w:rsidP="005B5DF8">
      <w:pPr>
        <w:pStyle w:val="PargrafodaLista"/>
        <w:numPr>
          <w:ilvl w:val="2"/>
          <w:numId w:val="14"/>
        </w:numPr>
        <w:suppressAutoHyphens/>
        <w:spacing w:line="259" w:lineRule="auto"/>
        <w:jc w:val="both"/>
        <w:rPr>
          <w:rFonts w:ascii="Arial" w:hAnsi="Arial"/>
          <w:rPrChange w:id="260" w:author="#3" w:date="2026-06-15T16:24:00Z" w16du:dateUtc="2026-06-15T19:24:00Z">
            <w:rPr>
              <w:rFonts w:ascii="Arial" w:hAnsi="Arial"/>
              <w:sz w:val="22"/>
            </w:rPr>
          </w:rPrChange>
        </w:rPr>
        <w:pPrChange w:id="261"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262" w:author="#3" w:date="2026-06-15T16:24:00Z" w16du:dateUtc="2026-06-15T19:24:00Z">
            <w:rPr>
              <w:rFonts w:ascii="Arial" w:hAnsi="Arial"/>
              <w:sz w:val="22"/>
            </w:rPr>
          </w:rPrChange>
        </w:rPr>
        <w:t>Oferecer comunicação direta com o contribuinte</w:t>
      </w:r>
      <w:del w:id="263" w:author="#3" w:date="2026-06-15T16:24:00Z" w16du:dateUtc="2026-06-15T19:24:00Z">
        <w:r w:rsidR="00AC22B0" w:rsidRPr="009D08DA">
          <w:rPr>
            <w:rFonts w:ascii="Arial" w:hAnsi="Arial"/>
            <w:sz w:val="22"/>
            <w:szCs w:val="22"/>
          </w:rPr>
          <w:delText>,</w:delText>
        </w:r>
      </w:del>
      <w:r w:rsidRPr="00E63AF4">
        <w:rPr>
          <w:rFonts w:ascii="Arial" w:hAnsi="Arial"/>
          <w:rPrChange w:id="264" w:author="#3" w:date="2026-06-15T16:24:00Z" w16du:dateUtc="2026-06-15T19:24:00Z">
            <w:rPr>
              <w:rFonts w:ascii="Arial" w:hAnsi="Arial"/>
              <w:sz w:val="22"/>
            </w:rPr>
          </w:rPrChange>
        </w:rPr>
        <w:t xml:space="preserve"> mediante </w:t>
      </w:r>
      <w:del w:id="265" w:author="#3" w:date="2026-06-15T16:24:00Z" w16du:dateUtc="2026-06-15T19:24:00Z">
        <w:r w:rsidR="00AC22B0" w:rsidRPr="009D08DA">
          <w:rPr>
            <w:rFonts w:ascii="Arial" w:hAnsi="Arial"/>
            <w:sz w:val="22"/>
            <w:szCs w:val="22"/>
          </w:rPr>
          <w:delText>envio automatizado</w:delText>
        </w:r>
      </w:del>
      <w:ins w:id="266" w:author="#3" w:date="2026-06-15T16:24:00Z" w16du:dateUtc="2026-06-15T19:24:00Z">
        <w:r w:rsidRPr="00E63AF4">
          <w:rPr>
            <w:rFonts w:ascii="Arial" w:hAnsi="Arial"/>
          </w:rPr>
          <w:t>apresentação automatizada</w:t>
        </w:r>
      </w:ins>
      <w:r w:rsidRPr="00E63AF4">
        <w:rPr>
          <w:rFonts w:ascii="Arial" w:hAnsi="Arial"/>
          <w:rPrChange w:id="267" w:author="#3" w:date="2026-06-15T16:24:00Z" w16du:dateUtc="2026-06-15T19:24:00Z">
            <w:rPr>
              <w:rFonts w:ascii="Arial" w:hAnsi="Arial"/>
              <w:sz w:val="22"/>
            </w:rPr>
          </w:rPrChange>
        </w:rPr>
        <w:t xml:space="preserve"> de guias via </w:t>
      </w:r>
      <w:ins w:id="268" w:author="#3" w:date="2026-06-15T16:24:00Z" w16du:dateUtc="2026-06-15T19:24:00Z">
        <w:r w:rsidRPr="00E63AF4">
          <w:rPr>
            <w:rFonts w:ascii="Arial" w:hAnsi="Arial"/>
          </w:rPr>
          <w:t>Débito Direto Autorizado (</w:t>
        </w:r>
      </w:ins>
      <w:r w:rsidRPr="00E63AF4">
        <w:rPr>
          <w:rFonts w:ascii="Arial" w:hAnsi="Arial"/>
          <w:rPrChange w:id="269" w:author="#3" w:date="2026-06-15T16:24:00Z" w16du:dateUtc="2026-06-15T19:24:00Z">
            <w:rPr>
              <w:rFonts w:ascii="Arial" w:hAnsi="Arial"/>
              <w:sz w:val="22"/>
            </w:rPr>
          </w:rPrChange>
        </w:rPr>
        <w:t>DDA</w:t>
      </w:r>
      <w:del w:id="270" w:author="#3" w:date="2026-06-15T16:24:00Z" w16du:dateUtc="2026-06-15T19:24:00Z">
        <w:r w:rsidR="00AC22B0" w:rsidRPr="009D08DA">
          <w:rPr>
            <w:rFonts w:ascii="Arial" w:hAnsi="Arial"/>
            <w:sz w:val="22"/>
            <w:szCs w:val="22"/>
          </w:rPr>
          <w:delText>,</w:delText>
        </w:r>
      </w:del>
      <w:ins w:id="271" w:author="#3" w:date="2026-06-15T16:24:00Z" w16du:dateUtc="2026-06-15T19:24:00Z">
        <w:r w:rsidRPr="00E63AF4">
          <w:rPr>
            <w:rFonts w:ascii="Arial" w:hAnsi="Arial"/>
          </w:rPr>
          <w:t>),</w:t>
        </w:r>
      </w:ins>
      <w:r w:rsidRPr="00E63AF4">
        <w:rPr>
          <w:rFonts w:ascii="Arial" w:hAnsi="Arial"/>
          <w:rPrChange w:id="272" w:author="#3" w:date="2026-06-15T16:24:00Z" w16du:dateUtc="2026-06-15T19:24:00Z">
            <w:rPr>
              <w:rFonts w:ascii="Arial" w:hAnsi="Arial"/>
              <w:sz w:val="22"/>
            </w:rPr>
          </w:rPrChange>
        </w:rPr>
        <w:t xml:space="preserve"> em observância ao princípio da eficiência administrativa, bem como </w:t>
      </w:r>
      <w:del w:id="273" w:author="#3" w:date="2026-06-15T16:24:00Z" w16du:dateUtc="2026-06-15T19:24:00Z">
        <w:r w:rsidR="00AC22B0" w:rsidRPr="009D08DA">
          <w:rPr>
            <w:rFonts w:ascii="Arial" w:hAnsi="Arial"/>
            <w:sz w:val="22"/>
            <w:szCs w:val="22"/>
          </w:rPr>
          <w:delText>do serviço</w:delText>
        </w:r>
      </w:del>
      <w:ins w:id="274" w:author="#3" w:date="2026-06-15T16:24:00Z" w16du:dateUtc="2026-06-15T19:24:00Z">
        <w:r w:rsidRPr="00E63AF4">
          <w:rPr>
            <w:rFonts w:ascii="Arial" w:hAnsi="Arial"/>
          </w:rPr>
          <w:t>suporte complementar integrado para envio</w:t>
        </w:r>
      </w:ins>
      <w:r w:rsidRPr="00E63AF4">
        <w:rPr>
          <w:rFonts w:ascii="Arial" w:hAnsi="Arial"/>
          <w:rPrChange w:id="275" w:author="#3" w:date="2026-06-15T16:24:00Z" w16du:dateUtc="2026-06-15T19:24:00Z">
            <w:rPr>
              <w:rFonts w:ascii="Arial" w:hAnsi="Arial"/>
              <w:sz w:val="22"/>
            </w:rPr>
          </w:rPrChange>
        </w:rPr>
        <w:t xml:space="preserve"> de </w:t>
      </w:r>
      <w:ins w:id="276" w:author="#3" w:date="2026-06-15T16:24:00Z" w16du:dateUtc="2026-06-15T19:24:00Z">
        <w:r w:rsidRPr="00E63AF4">
          <w:rPr>
            <w:rFonts w:ascii="Arial" w:hAnsi="Arial"/>
          </w:rPr>
          <w:t xml:space="preserve">alertas, guias e códigos de pagamento via e-mail e </w:t>
        </w:r>
      </w:ins>
      <w:r w:rsidRPr="00E63AF4">
        <w:rPr>
          <w:rFonts w:ascii="Arial" w:hAnsi="Arial"/>
          <w:rPrChange w:id="277" w:author="#3" w:date="2026-06-15T16:24:00Z" w16du:dateUtc="2026-06-15T19:24:00Z">
            <w:rPr>
              <w:rFonts w:ascii="Arial" w:hAnsi="Arial"/>
              <w:sz w:val="22"/>
            </w:rPr>
          </w:rPrChange>
        </w:rPr>
        <w:t xml:space="preserve">mensageria </w:t>
      </w:r>
      <w:del w:id="278" w:author="#3" w:date="2026-06-15T16:24:00Z" w16du:dateUtc="2026-06-15T19:24:00Z">
        <w:r w:rsidR="00AC22B0" w:rsidRPr="009D08DA">
          <w:rPr>
            <w:rFonts w:ascii="Arial" w:hAnsi="Arial"/>
            <w:sz w:val="22"/>
            <w:szCs w:val="22"/>
          </w:rPr>
          <w:delText xml:space="preserve">via </w:delText>
        </w:r>
      </w:del>
      <w:ins w:id="279" w:author="#3" w:date="2026-06-15T16:24:00Z" w16du:dateUtc="2026-06-15T19:24:00Z">
        <w:r w:rsidRPr="00E63AF4">
          <w:rPr>
            <w:rFonts w:ascii="Arial" w:hAnsi="Arial"/>
          </w:rPr>
          <w:t>(</w:t>
        </w:r>
      </w:ins>
      <w:r w:rsidRPr="00E63AF4">
        <w:rPr>
          <w:rFonts w:ascii="Arial" w:hAnsi="Arial"/>
          <w:rPrChange w:id="280" w:author="#3" w:date="2026-06-15T16:24:00Z" w16du:dateUtc="2026-06-15T19:24:00Z">
            <w:rPr>
              <w:rFonts w:ascii="Arial" w:hAnsi="Arial"/>
              <w:sz w:val="22"/>
            </w:rPr>
          </w:rPrChange>
        </w:rPr>
        <w:t>WhatsApp</w:t>
      </w:r>
      <w:del w:id="281" w:author="#3" w:date="2026-06-15T16:24:00Z" w16du:dateUtc="2026-06-15T19:24:00Z">
        <w:r w:rsidR="00AC22B0" w:rsidRPr="009D08DA">
          <w:rPr>
            <w:rFonts w:ascii="Arial" w:hAnsi="Arial"/>
            <w:sz w:val="22"/>
            <w:szCs w:val="22"/>
          </w:rPr>
          <w:delText xml:space="preserve"> e e-mail</w:delText>
        </w:r>
      </w:del>
      <w:ins w:id="282" w:author="#3" w:date="2026-06-15T16:24:00Z" w16du:dateUtc="2026-06-15T19:24:00Z">
        <w:r w:rsidRPr="00E63AF4">
          <w:rPr>
            <w:rFonts w:ascii="Arial" w:hAnsi="Arial"/>
          </w:rPr>
          <w:t>)</w:t>
        </w:r>
      </w:ins>
      <w:r w:rsidRPr="00E63AF4">
        <w:rPr>
          <w:rFonts w:ascii="Arial" w:hAnsi="Arial"/>
          <w:rPrChange w:id="283" w:author="#3" w:date="2026-06-15T16:24:00Z" w16du:dateUtc="2026-06-15T19:24:00Z">
            <w:rPr>
              <w:rFonts w:ascii="Arial" w:hAnsi="Arial"/>
              <w:sz w:val="22"/>
            </w:rPr>
          </w:rPrChange>
        </w:rPr>
        <w:t xml:space="preserve"> para o contribuinte cadastrado </w:t>
      </w:r>
      <w:del w:id="284" w:author="#3" w:date="2026-06-15T16:24:00Z" w16du:dateUtc="2026-06-15T19:24:00Z">
        <w:r w:rsidR="00AC22B0" w:rsidRPr="009D08DA">
          <w:rPr>
            <w:rFonts w:ascii="Arial" w:hAnsi="Arial"/>
            <w:sz w:val="22"/>
            <w:szCs w:val="22"/>
          </w:rPr>
          <w:delText>na Prefeitura</w:delText>
        </w:r>
      </w:del>
      <w:ins w:id="285" w:author="#3" w:date="2026-06-15T16:24:00Z" w16du:dateUtc="2026-06-15T19:24:00Z">
        <w:r w:rsidRPr="00E63AF4">
          <w:rPr>
            <w:rFonts w:ascii="Arial" w:hAnsi="Arial"/>
          </w:rPr>
          <w:t>junto à Administração Municipal</w:t>
        </w:r>
      </w:ins>
      <w:r w:rsidRPr="00E63AF4">
        <w:rPr>
          <w:rFonts w:ascii="Arial" w:hAnsi="Arial"/>
          <w:rPrChange w:id="286" w:author="#3" w:date="2026-06-15T16:24:00Z" w16du:dateUtc="2026-06-15T19:24:00Z">
            <w:rPr>
              <w:rFonts w:ascii="Arial" w:hAnsi="Arial"/>
              <w:sz w:val="22"/>
            </w:rPr>
          </w:rPrChange>
        </w:rPr>
        <w:t>;</w:t>
      </w:r>
    </w:p>
    <w:p w14:paraId="6EC69E35" w14:textId="77777777" w:rsidR="00227556" w:rsidRPr="005B5DF8" w:rsidRDefault="00227556" w:rsidP="005B5DF8">
      <w:pPr>
        <w:pStyle w:val="PargrafodaLista"/>
        <w:suppressAutoHyphens/>
        <w:spacing w:line="259" w:lineRule="auto"/>
        <w:ind w:left="1080"/>
        <w:jc w:val="both"/>
        <w:rPr>
          <w:rFonts w:ascii="Arial" w:hAnsi="Arial"/>
          <w:rPrChange w:id="287" w:author="#3" w:date="2026-06-15T16:24:00Z" w16du:dateUtc="2026-06-15T19:24:00Z">
            <w:rPr>
              <w:rFonts w:ascii="Arial" w:hAnsi="Arial"/>
              <w:sz w:val="10"/>
            </w:rPr>
          </w:rPrChange>
        </w:rPr>
        <w:pPrChange w:id="288" w:author="#3" w:date="2026-06-15T16:24:00Z" w16du:dateUtc="2026-06-15T19:24:00Z">
          <w:pPr>
            <w:pStyle w:val="PargrafodaLista"/>
            <w:spacing w:line="276" w:lineRule="auto"/>
            <w:ind w:left="1414" w:hanging="716"/>
          </w:pPr>
        </w:pPrChange>
      </w:pPr>
    </w:p>
    <w:p w14:paraId="54B03A62" w14:textId="1A9BA036" w:rsidR="00227556" w:rsidRPr="00E63AF4" w:rsidRDefault="00227556" w:rsidP="005B5DF8">
      <w:pPr>
        <w:pStyle w:val="PargrafodaLista"/>
        <w:numPr>
          <w:ilvl w:val="2"/>
          <w:numId w:val="14"/>
        </w:numPr>
        <w:suppressAutoHyphens/>
        <w:spacing w:line="259" w:lineRule="auto"/>
        <w:jc w:val="both"/>
        <w:rPr>
          <w:rFonts w:ascii="Arial" w:hAnsi="Arial"/>
          <w:rPrChange w:id="289" w:author="#3" w:date="2026-06-15T16:24:00Z" w16du:dateUtc="2026-06-15T19:24:00Z">
            <w:rPr>
              <w:rFonts w:ascii="Arial" w:hAnsi="Arial"/>
              <w:sz w:val="22"/>
            </w:rPr>
          </w:rPrChange>
        </w:rPr>
        <w:pPrChange w:id="290"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291" w:author="#3" w:date="2026-06-15T16:24:00Z" w16du:dateUtc="2026-06-15T19:24:00Z">
            <w:rPr>
              <w:rFonts w:ascii="Arial" w:hAnsi="Arial"/>
              <w:sz w:val="22"/>
            </w:rPr>
          </w:rPrChange>
        </w:rPr>
        <w:t xml:space="preserve">Oferecer plataforma com adoção de mecanismos robustos de segurança </w:t>
      </w:r>
      <w:ins w:id="292" w:author="#3" w:date="2026-06-15T16:24:00Z" w16du:dateUtc="2026-06-15T19:24:00Z">
        <w:r w:rsidRPr="00E63AF4">
          <w:rPr>
            <w:rFonts w:ascii="Arial" w:hAnsi="Arial"/>
          </w:rPr>
          <w:t xml:space="preserve">da informação </w:t>
        </w:r>
      </w:ins>
      <w:r w:rsidRPr="00E63AF4">
        <w:rPr>
          <w:rFonts w:ascii="Arial" w:hAnsi="Arial"/>
          <w:rPrChange w:id="293" w:author="#3" w:date="2026-06-15T16:24:00Z" w16du:dateUtc="2026-06-15T19:24:00Z">
            <w:rPr>
              <w:rFonts w:ascii="Arial" w:hAnsi="Arial"/>
              <w:sz w:val="22"/>
            </w:rPr>
          </w:rPrChange>
        </w:rPr>
        <w:t>e conformidade legal, incluindo autenticação multifator (2FA</w:t>
      </w:r>
      <w:del w:id="294" w:author="#3" w:date="2026-06-15T16:24:00Z" w16du:dateUtc="2026-06-15T19:24:00Z">
        <w:r w:rsidR="00AC22B0" w:rsidRPr="009D08DA">
          <w:rPr>
            <w:rFonts w:ascii="Arial" w:hAnsi="Arial"/>
            <w:sz w:val="22"/>
            <w:szCs w:val="22"/>
          </w:rPr>
          <w:delText>),</w:delText>
        </w:r>
      </w:del>
      <w:ins w:id="295" w:author="#3" w:date="2026-06-15T16:24:00Z" w16du:dateUtc="2026-06-15T19:24:00Z">
        <w:r w:rsidRPr="00E63AF4">
          <w:rPr>
            <w:rFonts w:ascii="Arial" w:hAnsi="Arial"/>
          </w:rPr>
          <w:t>) para perfis administrativos,</w:t>
        </w:r>
      </w:ins>
      <w:r w:rsidRPr="00E63AF4">
        <w:rPr>
          <w:rFonts w:ascii="Arial" w:hAnsi="Arial"/>
          <w:rPrChange w:id="296" w:author="#3" w:date="2026-06-15T16:24:00Z" w16du:dateUtc="2026-06-15T19:24:00Z">
            <w:rPr>
              <w:rFonts w:ascii="Arial" w:hAnsi="Arial"/>
              <w:sz w:val="22"/>
            </w:rPr>
          </w:rPrChange>
        </w:rPr>
        <w:t xml:space="preserve"> criptografia de dados em trânsito </w:t>
      </w:r>
      <w:ins w:id="297" w:author="#3" w:date="2026-06-15T16:24:00Z" w16du:dateUtc="2026-06-15T19:24:00Z">
        <w:r w:rsidRPr="00E63AF4">
          <w:rPr>
            <w:rFonts w:ascii="Arial" w:hAnsi="Arial"/>
          </w:rPr>
          <w:t xml:space="preserve">(TLS 1.3 ou superior) </w:t>
        </w:r>
      </w:ins>
      <w:r w:rsidRPr="00E63AF4">
        <w:rPr>
          <w:rFonts w:ascii="Arial" w:hAnsi="Arial"/>
          <w:rPrChange w:id="298" w:author="#3" w:date="2026-06-15T16:24:00Z" w16du:dateUtc="2026-06-15T19:24:00Z">
            <w:rPr>
              <w:rFonts w:ascii="Arial" w:hAnsi="Arial"/>
              <w:sz w:val="22"/>
            </w:rPr>
          </w:rPrChange>
        </w:rPr>
        <w:t>e em repouso</w:t>
      </w:r>
      <w:del w:id="299" w:author="#3" w:date="2026-06-15T16:24:00Z" w16du:dateUtc="2026-06-15T19:24:00Z">
        <w:r w:rsidR="00AC22B0" w:rsidRPr="009D08DA">
          <w:rPr>
            <w:rFonts w:ascii="Arial" w:hAnsi="Arial"/>
            <w:sz w:val="22"/>
            <w:szCs w:val="22"/>
          </w:rPr>
          <w:delText>,</w:delText>
        </w:r>
      </w:del>
      <w:ins w:id="300" w:author="#3" w:date="2026-06-15T16:24:00Z" w16du:dateUtc="2026-06-15T19:24:00Z">
        <w:r w:rsidRPr="00E63AF4">
          <w:rPr>
            <w:rFonts w:ascii="Arial" w:hAnsi="Arial"/>
          </w:rPr>
          <w:t xml:space="preserve"> (AES-256),</w:t>
        </w:r>
      </w:ins>
      <w:r w:rsidRPr="00E63AF4">
        <w:rPr>
          <w:rFonts w:ascii="Arial" w:hAnsi="Arial"/>
          <w:rPrChange w:id="301" w:author="#3" w:date="2026-06-15T16:24:00Z" w16du:dateUtc="2026-06-15T19:24:00Z">
            <w:rPr>
              <w:rFonts w:ascii="Arial" w:hAnsi="Arial"/>
              <w:sz w:val="22"/>
            </w:rPr>
          </w:rPrChange>
        </w:rPr>
        <w:t xml:space="preserve"> e total aderência à Lei Geral de Proteção de Dados (Lei nº 13.709/2018);</w:t>
      </w:r>
    </w:p>
    <w:p w14:paraId="07BCA76F" w14:textId="77777777" w:rsidR="00227556" w:rsidRPr="005B5DF8" w:rsidRDefault="00227556" w:rsidP="005B5DF8">
      <w:pPr>
        <w:pStyle w:val="PargrafodaLista"/>
        <w:suppressAutoHyphens/>
        <w:spacing w:line="259" w:lineRule="auto"/>
        <w:ind w:left="1080"/>
        <w:jc w:val="both"/>
        <w:rPr>
          <w:rFonts w:ascii="Arial" w:hAnsi="Arial"/>
          <w:rPrChange w:id="302" w:author="#3" w:date="2026-06-15T16:24:00Z" w16du:dateUtc="2026-06-15T19:24:00Z">
            <w:rPr>
              <w:rFonts w:ascii="Arial" w:hAnsi="Arial"/>
              <w:sz w:val="10"/>
            </w:rPr>
          </w:rPrChange>
        </w:rPr>
        <w:pPrChange w:id="303" w:author="#3" w:date="2026-06-15T16:24:00Z" w16du:dateUtc="2026-06-15T19:24:00Z">
          <w:pPr>
            <w:pStyle w:val="PargrafodaLista"/>
            <w:spacing w:line="276" w:lineRule="auto"/>
            <w:ind w:left="1414" w:hanging="716"/>
          </w:pPr>
        </w:pPrChange>
      </w:pPr>
    </w:p>
    <w:p w14:paraId="6B6FFB07" w14:textId="3072B081" w:rsidR="00227556" w:rsidRPr="005B5DF8" w:rsidRDefault="00227556" w:rsidP="005B5DF8">
      <w:pPr>
        <w:pStyle w:val="PargrafodaLista"/>
        <w:numPr>
          <w:ilvl w:val="2"/>
          <w:numId w:val="14"/>
        </w:numPr>
        <w:suppressAutoHyphens/>
        <w:spacing w:line="259" w:lineRule="auto"/>
        <w:jc w:val="both"/>
        <w:rPr>
          <w:rFonts w:ascii="Arial" w:hAnsi="Arial"/>
          <w:rPrChange w:id="304" w:author="#3" w:date="2026-06-15T16:24:00Z" w16du:dateUtc="2026-06-15T19:24:00Z">
            <w:rPr>
              <w:rFonts w:ascii="Arial" w:hAnsi="Arial"/>
              <w:sz w:val="22"/>
            </w:rPr>
          </w:rPrChange>
        </w:rPr>
        <w:pPrChange w:id="305" w:author="#3" w:date="2026-06-15T16:24:00Z" w16du:dateUtc="2026-06-15T19:24:00Z">
          <w:pPr>
            <w:pStyle w:val="PargrafodaLista"/>
            <w:numPr>
              <w:ilvl w:val="2"/>
              <w:numId w:val="8"/>
            </w:numPr>
            <w:suppressAutoHyphens/>
            <w:spacing w:line="276" w:lineRule="auto"/>
            <w:ind w:left="1414" w:hanging="716"/>
            <w:jc w:val="both"/>
          </w:pPr>
        </w:pPrChange>
      </w:pPr>
      <w:r w:rsidRPr="00E63AF4">
        <w:rPr>
          <w:rFonts w:ascii="Arial" w:hAnsi="Arial"/>
          <w:rPrChange w:id="306" w:author="#3" w:date="2026-06-15T16:24:00Z" w16du:dateUtc="2026-06-15T19:24:00Z">
            <w:rPr>
              <w:rFonts w:ascii="Arial" w:hAnsi="Arial"/>
              <w:sz w:val="22"/>
            </w:rPr>
          </w:rPrChange>
        </w:rPr>
        <w:lastRenderedPageBreak/>
        <w:t xml:space="preserve">Disponibilizar </w:t>
      </w:r>
      <w:del w:id="307" w:author="#3" w:date="2026-06-15T16:24:00Z" w16du:dateUtc="2026-06-15T19:24:00Z">
        <w:r w:rsidR="00AC22B0" w:rsidRPr="009D08DA">
          <w:rPr>
            <w:rFonts w:ascii="Arial" w:hAnsi="Arial"/>
            <w:sz w:val="22"/>
            <w:szCs w:val="22"/>
          </w:rPr>
          <w:delText>equipe</w:delText>
        </w:r>
      </w:del>
      <w:ins w:id="308" w:author="#3" w:date="2026-06-15T16:24:00Z" w16du:dateUtc="2026-06-15T19:24:00Z">
        <w:r w:rsidRPr="00E63AF4">
          <w:rPr>
            <w:rFonts w:ascii="Arial" w:hAnsi="Arial"/>
          </w:rPr>
          <w:t>central</w:t>
        </w:r>
      </w:ins>
      <w:r w:rsidRPr="00E63AF4">
        <w:rPr>
          <w:rFonts w:ascii="Arial" w:hAnsi="Arial"/>
          <w:rPrChange w:id="309" w:author="#3" w:date="2026-06-15T16:24:00Z" w16du:dateUtc="2026-06-15T19:24:00Z">
            <w:rPr>
              <w:rFonts w:ascii="Arial" w:hAnsi="Arial"/>
              <w:sz w:val="22"/>
            </w:rPr>
          </w:rPrChange>
        </w:rPr>
        <w:t xml:space="preserve"> de suporte </w:t>
      </w:r>
      <w:ins w:id="310" w:author="#3" w:date="2026-06-15T16:24:00Z" w16du:dateUtc="2026-06-15T19:24:00Z">
        <w:r w:rsidRPr="00E63AF4">
          <w:rPr>
            <w:rFonts w:ascii="Arial" w:hAnsi="Arial"/>
          </w:rPr>
          <w:t xml:space="preserve">técnico operacional </w:t>
        </w:r>
      </w:ins>
      <w:r w:rsidRPr="00E63AF4">
        <w:rPr>
          <w:rFonts w:ascii="Arial" w:hAnsi="Arial"/>
          <w:rPrChange w:id="311" w:author="#3" w:date="2026-06-15T16:24:00Z" w16du:dateUtc="2026-06-15T19:24:00Z">
            <w:rPr>
              <w:rFonts w:ascii="Arial" w:hAnsi="Arial"/>
              <w:sz w:val="22"/>
            </w:rPr>
          </w:rPrChange>
        </w:rPr>
        <w:t>em horário comercial</w:t>
      </w:r>
      <w:ins w:id="312" w:author="#3" w:date="2026-06-15T16:24:00Z" w16du:dateUtc="2026-06-15T19:24:00Z">
        <w:r w:rsidRPr="00E63AF4">
          <w:rPr>
            <w:rFonts w:ascii="Arial" w:hAnsi="Arial"/>
          </w:rPr>
          <w:t xml:space="preserve"> </w:t>
        </w:r>
        <w:r>
          <w:rPr>
            <w:rFonts w:ascii="Arial" w:hAnsi="Arial"/>
          </w:rPr>
          <w:t>das</w:t>
        </w:r>
        <w:r w:rsidRPr="00E63AF4">
          <w:rPr>
            <w:rFonts w:ascii="Arial" w:hAnsi="Arial"/>
          </w:rPr>
          <w:t xml:space="preserve"> 08:00 às 18:00, em dias úteis</w:t>
        </w:r>
      </w:ins>
      <w:r w:rsidRPr="00E63AF4">
        <w:rPr>
          <w:rFonts w:ascii="Arial" w:hAnsi="Arial"/>
          <w:rPrChange w:id="313" w:author="#3" w:date="2026-06-15T16:24:00Z" w16du:dateUtc="2026-06-15T19:24:00Z">
            <w:rPr>
              <w:rFonts w:ascii="Arial" w:hAnsi="Arial"/>
              <w:sz w:val="22"/>
            </w:rPr>
          </w:rPrChange>
        </w:rPr>
        <w:t xml:space="preserve">, via telefone e e-mail, </w:t>
      </w:r>
      <w:del w:id="314" w:author="#3" w:date="2026-06-15T16:24:00Z" w16du:dateUtc="2026-06-15T19:24:00Z">
        <w:r w:rsidR="00AC22B0" w:rsidRPr="009D08DA">
          <w:rPr>
            <w:rFonts w:ascii="Arial" w:hAnsi="Arial"/>
            <w:sz w:val="22"/>
            <w:szCs w:val="22"/>
          </w:rPr>
          <w:delText>com tempo máximo de resposta de 24 horas úteis</w:delText>
        </w:r>
      </w:del>
      <w:ins w:id="315" w:author="#3" w:date="2026-06-15T16:24:00Z" w16du:dateUtc="2026-06-15T19:24:00Z">
        <w:r w:rsidRPr="00E63AF4">
          <w:rPr>
            <w:rFonts w:ascii="Arial" w:hAnsi="Arial"/>
          </w:rPr>
          <w:t>observando os prazos máximos de resposta e atendimento estabelecidos no Acordo de Nível de Serviço (SLA) deste Termo de Referência</w:t>
        </w:r>
      </w:ins>
      <w:r w:rsidRPr="00E63AF4">
        <w:rPr>
          <w:rFonts w:ascii="Arial" w:hAnsi="Arial"/>
          <w:rPrChange w:id="316" w:author="#3" w:date="2026-06-15T16:24:00Z" w16du:dateUtc="2026-06-15T19:24:00Z">
            <w:rPr>
              <w:rFonts w:ascii="Arial" w:hAnsi="Arial"/>
              <w:sz w:val="22"/>
            </w:rPr>
          </w:rPrChange>
        </w:rPr>
        <w:t>;</w:t>
      </w:r>
    </w:p>
    <w:p w14:paraId="242A79E8" w14:textId="77777777" w:rsidR="00AC22B0" w:rsidRPr="00826B59" w:rsidRDefault="00AC22B0" w:rsidP="00826B59">
      <w:pPr>
        <w:pStyle w:val="PargrafodaLista"/>
        <w:suppressAutoHyphens/>
        <w:spacing w:line="259" w:lineRule="auto"/>
        <w:ind w:left="1080"/>
        <w:jc w:val="both"/>
        <w:rPr>
          <w:rFonts w:ascii="Arial" w:hAnsi="Arial"/>
          <w:rPrChange w:id="317" w:author="#3" w:date="2026-06-15T16:24:00Z" w16du:dateUtc="2026-06-15T19:24:00Z">
            <w:rPr>
              <w:rFonts w:ascii="Arial" w:hAnsi="Arial"/>
              <w:sz w:val="10"/>
            </w:rPr>
          </w:rPrChange>
        </w:rPr>
        <w:pPrChange w:id="318" w:author="#3" w:date="2026-06-15T16:24:00Z" w16du:dateUtc="2026-06-15T19:24:00Z">
          <w:pPr>
            <w:pStyle w:val="PargrafodaLista"/>
            <w:spacing w:line="276" w:lineRule="auto"/>
            <w:ind w:left="1414" w:hanging="716"/>
          </w:pPr>
        </w:pPrChange>
      </w:pPr>
    </w:p>
    <w:p w14:paraId="6292B5DA" w14:textId="77777777" w:rsidR="00826B59" w:rsidRPr="00826B59" w:rsidRDefault="00826B59" w:rsidP="00826B59">
      <w:pPr>
        <w:pStyle w:val="PargrafodaLista"/>
        <w:numPr>
          <w:ilvl w:val="2"/>
          <w:numId w:val="14"/>
        </w:numPr>
        <w:suppressAutoHyphens/>
        <w:spacing w:line="259" w:lineRule="auto"/>
        <w:jc w:val="both"/>
        <w:rPr>
          <w:rFonts w:ascii="Arial" w:hAnsi="Arial"/>
          <w:rPrChange w:id="319" w:author="#3" w:date="2026-06-15T16:24:00Z" w16du:dateUtc="2026-06-15T19:24:00Z">
            <w:rPr>
              <w:rFonts w:ascii="Arial" w:hAnsi="Arial"/>
              <w:sz w:val="22"/>
            </w:rPr>
          </w:rPrChange>
        </w:rPr>
        <w:pPrChange w:id="320" w:author="#3" w:date="2026-06-15T16:24:00Z" w16du:dateUtc="2026-06-15T19:24:00Z">
          <w:pPr>
            <w:pStyle w:val="PargrafodaLista"/>
            <w:numPr>
              <w:ilvl w:val="2"/>
              <w:numId w:val="8"/>
            </w:numPr>
            <w:suppressAutoHyphens/>
            <w:spacing w:line="276" w:lineRule="auto"/>
            <w:ind w:left="1414" w:hanging="716"/>
            <w:jc w:val="both"/>
          </w:pPr>
        </w:pPrChange>
      </w:pPr>
      <w:ins w:id="321" w:author="#3" w:date="2026-06-15T16:24:00Z" w16du:dateUtc="2026-06-15T19:24:00Z">
        <w:r w:rsidRPr="00826B59">
          <w:rPr>
            <w:rFonts w:ascii="Arial" w:hAnsi="Arial"/>
          </w:rPr>
          <w:tab/>
        </w:r>
      </w:ins>
      <w:r w:rsidRPr="00826B59">
        <w:rPr>
          <w:rFonts w:ascii="Arial" w:hAnsi="Arial"/>
          <w:rPrChange w:id="322" w:author="#3" w:date="2026-06-15T16:24:00Z" w16du:dateUtc="2026-06-15T19:24:00Z">
            <w:rPr>
              <w:rFonts w:ascii="Arial" w:hAnsi="Arial"/>
              <w:sz w:val="22"/>
            </w:rPr>
          </w:rPrChange>
        </w:rPr>
        <w:t xml:space="preserve">Oferecer solução que disponibilize painel de controle </w:t>
      </w:r>
      <w:ins w:id="323" w:author="#3" w:date="2026-06-15T16:24:00Z" w16du:dateUtc="2026-06-15T19:24:00Z">
        <w:r w:rsidRPr="00826B59">
          <w:rPr>
            <w:rFonts w:ascii="Arial" w:hAnsi="Arial"/>
          </w:rPr>
          <w:t xml:space="preserve">gerencial </w:t>
        </w:r>
      </w:ins>
      <w:r w:rsidRPr="00826B59">
        <w:rPr>
          <w:rFonts w:ascii="Arial" w:hAnsi="Arial"/>
          <w:rPrChange w:id="324" w:author="#3" w:date="2026-06-15T16:24:00Z" w16du:dateUtc="2026-06-15T19:24:00Z">
            <w:rPr>
              <w:rFonts w:ascii="Arial" w:hAnsi="Arial"/>
              <w:sz w:val="22"/>
            </w:rPr>
          </w:rPrChange>
        </w:rPr>
        <w:t xml:space="preserve">interativo, </w:t>
      </w:r>
      <w:ins w:id="325" w:author="#3" w:date="2026-06-15T16:24:00Z" w16du:dateUtc="2026-06-15T19:24:00Z">
        <w:r w:rsidRPr="00826B59">
          <w:rPr>
            <w:rFonts w:ascii="Arial" w:hAnsi="Arial"/>
          </w:rPr>
          <w:t xml:space="preserve">(dashboard), </w:t>
        </w:r>
      </w:ins>
      <w:r w:rsidRPr="00826B59">
        <w:rPr>
          <w:rFonts w:ascii="Arial" w:hAnsi="Arial"/>
          <w:rPrChange w:id="326" w:author="#3" w:date="2026-06-15T16:24:00Z" w16du:dateUtc="2026-06-15T19:24:00Z">
            <w:rPr>
              <w:rFonts w:ascii="Arial" w:hAnsi="Arial"/>
              <w:sz w:val="22"/>
            </w:rPr>
          </w:rPrChange>
        </w:rPr>
        <w:t xml:space="preserve">apresentando </w:t>
      </w:r>
      <w:ins w:id="327" w:author="#3" w:date="2026-06-15T16:24:00Z" w16du:dateUtc="2026-06-15T19:24:00Z">
        <w:r w:rsidRPr="00826B59">
          <w:rPr>
            <w:rFonts w:ascii="Arial" w:hAnsi="Arial"/>
          </w:rPr>
          <w:t xml:space="preserve">em tempo real </w:t>
        </w:r>
      </w:ins>
      <w:r w:rsidRPr="00826B59">
        <w:rPr>
          <w:rFonts w:ascii="Arial" w:hAnsi="Arial"/>
          <w:rPrChange w:id="328" w:author="#3" w:date="2026-06-15T16:24:00Z" w16du:dateUtc="2026-06-15T19:24:00Z">
            <w:rPr>
              <w:rFonts w:ascii="Arial" w:hAnsi="Arial"/>
              <w:sz w:val="22"/>
            </w:rPr>
          </w:rPrChange>
        </w:rPr>
        <w:t xml:space="preserve">indicadores </w:t>
      </w:r>
      <w:ins w:id="329" w:author="#3" w:date="2026-06-15T16:24:00Z" w16du:dateUtc="2026-06-15T19:24:00Z">
        <w:r w:rsidRPr="00826B59">
          <w:rPr>
            <w:rFonts w:ascii="Arial" w:hAnsi="Arial"/>
          </w:rPr>
          <w:t xml:space="preserve">consolidados </w:t>
        </w:r>
      </w:ins>
      <w:r w:rsidRPr="00826B59">
        <w:rPr>
          <w:rFonts w:ascii="Arial" w:hAnsi="Arial"/>
          <w:rPrChange w:id="330" w:author="#3" w:date="2026-06-15T16:24:00Z" w16du:dateUtc="2026-06-15T19:24:00Z">
            <w:rPr>
              <w:rFonts w:ascii="Arial" w:hAnsi="Arial"/>
              <w:sz w:val="22"/>
            </w:rPr>
          </w:rPrChange>
        </w:rPr>
        <w:t xml:space="preserve">de arrecadação, </w:t>
      </w:r>
      <w:ins w:id="331" w:author="#3" w:date="2026-06-15T16:24:00Z" w16du:dateUtc="2026-06-15T19:24:00Z">
        <w:r w:rsidRPr="00826B59">
          <w:rPr>
            <w:rFonts w:ascii="Arial" w:hAnsi="Arial"/>
          </w:rPr>
          <w:t xml:space="preserve">taxas de conversão de pagamento, evolução da </w:t>
        </w:r>
      </w:ins>
      <w:r w:rsidRPr="00826B59">
        <w:rPr>
          <w:rFonts w:ascii="Arial" w:hAnsi="Arial"/>
          <w:rPrChange w:id="332" w:author="#3" w:date="2026-06-15T16:24:00Z" w16du:dateUtc="2026-06-15T19:24:00Z">
            <w:rPr>
              <w:rFonts w:ascii="Arial" w:hAnsi="Arial"/>
              <w:sz w:val="22"/>
            </w:rPr>
          </w:rPrChange>
        </w:rPr>
        <w:t>inadimplência, datas e canais de pagamento</w:t>
      </w:r>
      <w:ins w:id="333" w:author="#3" w:date="2026-06-15T16:24:00Z" w16du:dateUtc="2026-06-15T19:24:00Z">
        <w:r w:rsidRPr="00826B59">
          <w:rPr>
            <w:rFonts w:ascii="Arial" w:hAnsi="Arial"/>
          </w:rPr>
          <w:t xml:space="preserve"> utilizados</w:t>
        </w:r>
      </w:ins>
      <w:r w:rsidRPr="00826B59">
        <w:rPr>
          <w:rFonts w:ascii="Arial" w:hAnsi="Arial"/>
          <w:rPrChange w:id="334" w:author="#3" w:date="2026-06-15T16:24:00Z" w16du:dateUtc="2026-06-15T19:24:00Z">
            <w:rPr>
              <w:rFonts w:ascii="Arial" w:hAnsi="Arial"/>
              <w:sz w:val="22"/>
            </w:rPr>
          </w:rPrChange>
        </w:rPr>
        <w:t>;</w:t>
      </w:r>
    </w:p>
    <w:p w14:paraId="31574B0E" w14:textId="77777777" w:rsidR="00826B59" w:rsidRPr="00826B59" w:rsidRDefault="00826B59" w:rsidP="00826B59">
      <w:pPr>
        <w:pStyle w:val="PargrafodaLista"/>
        <w:suppressAutoHyphens/>
        <w:spacing w:line="259" w:lineRule="auto"/>
        <w:ind w:left="1080"/>
        <w:jc w:val="both"/>
        <w:rPr>
          <w:rFonts w:ascii="Arial" w:hAnsi="Arial"/>
          <w:rPrChange w:id="335" w:author="#3" w:date="2026-06-15T16:24:00Z" w16du:dateUtc="2026-06-15T19:24:00Z">
            <w:rPr>
              <w:rFonts w:ascii="Arial" w:hAnsi="Arial"/>
              <w:sz w:val="10"/>
            </w:rPr>
          </w:rPrChange>
        </w:rPr>
        <w:pPrChange w:id="336" w:author="#3" w:date="2026-06-15T16:24:00Z" w16du:dateUtc="2026-06-15T19:24:00Z">
          <w:pPr>
            <w:pStyle w:val="PargrafodaLista"/>
            <w:spacing w:line="276" w:lineRule="auto"/>
            <w:ind w:left="1414" w:hanging="716"/>
          </w:pPr>
        </w:pPrChange>
      </w:pPr>
    </w:p>
    <w:p w14:paraId="7CE73046" w14:textId="23C25C12" w:rsidR="00826B59" w:rsidRPr="00826B59" w:rsidRDefault="00826B59" w:rsidP="00826B59">
      <w:pPr>
        <w:pStyle w:val="PargrafodaLista"/>
        <w:numPr>
          <w:ilvl w:val="2"/>
          <w:numId w:val="14"/>
        </w:numPr>
        <w:suppressAutoHyphens/>
        <w:spacing w:line="259" w:lineRule="auto"/>
        <w:jc w:val="both"/>
        <w:rPr>
          <w:rFonts w:ascii="Arial" w:hAnsi="Arial"/>
          <w:rPrChange w:id="337" w:author="#3" w:date="2026-06-15T16:24:00Z" w16du:dateUtc="2026-06-15T19:24:00Z">
            <w:rPr>
              <w:rFonts w:ascii="Arial" w:hAnsi="Arial"/>
              <w:sz w:val="22"/>
            </w:rPr>
          </w:rPrChange>
        </w:rPr>
        <w:pPrChange w:id="338" w:author="#3" w:date="2026-06-15T16:24:00Z" w16du:dateUtc="2026-06-15T19:24:00Z">
          <w:pPr>
            <w:pStyle w:val="PargrafodaLista"/>
            <w:numPr>
              <w:ilvl w:val="2"/>
              <w:numId w:val="8"/>
            </w:numPr>
            <w:suppressAutoHyphens/>
            <w:spacing w:line="276" w:lineRule="auto"/>
            <w:ind w:left="1414" w:hanging="716"/>
            <w:jc w:val="both"/>
          </w:pPr>
        </w:pPrChange>
      </w:pPr>
      <w:ins w:id="339" w:author="#3" w:date="2026-06-15T16:24:00Z" w16du:dateUtc="2026-06-15T19:24:00Z">
        <w:r w:rsidRPr="00826B59">
          <w:rPr>
            <w:rFonts w:ascii="Arial" w:hAnsi="Arial"/>
          </w:rPr>
          <w:tab/>
        </w:r>
      </w:ins>
      <w:r w:rsidRPr="00826B59">
        <w:rPr>
          <w:rFonts w:ascii="Arial" w:hAnsi="Arial"/>
          <w:rPrChange w:id="340" w:author="#3" w:date="2026-06-15T16:24:00Z" w16du:dateUtc="2026-06-15T19:24:00Z">
            <w:rPr>
              <w:rFonts w:ascii="Arial" w:hAnsi="Arial"/>
              <w:sz w:val="22"/>
            </w:rPr>
          </w:rPrChange>
        </w:rPr>
        <w:t xml:space="preserve">Disponibilizar </w:t>
      </w:r>
      <w:ins w:id="341" w:author="#3" w:date="2026-06-15T16:24:00Z" w16du:dateUtc="2026-06-15T19:24:00Z">
        <w:r w:rsidRPr="00826B59">
          <w:rPr>
            <w:rFonts w:ascii="Arial" w:hAnsi="Arial"/>
          </w:rPr>
          <w:t xml:space="preserve">Garantir </w:t>
        </w:r>
      </w:ins>
      <w:r w:rsidRPr="00826B59">
        <w:rPr>
          <w:rFonts w:ascii="Arial" w:hAnsi="Arial"/>
          <w:rPrChange w:id="342" w:author="#3" w:date="2026-06-15T16:24:00Z" w16du:dateUtc="2026-06-15T19:24:00Z">
            <w:rPr>
              <w:rFonts w:ascii="Arial" w:hAnsi="Arial"/>
              <w:sz w:val="22"/>
            </w:rPr>
          </w:rPrChange>
        </w:rPr>
        <w:t>canais de comunicação adequados</w:t>
      </w:r>
      <w:r>
        <w:rPr>
          <w:rFonts w:ascii="Arial" w:hAnsi="Arial"/>
          <w:rPrChange w:id="343" w:author="#3" w:date="2026-06-15T16:24:00Z" w16du:dateUtc="2026-06-15T19:24:00Z">
            <w:rPr>
              <w:rFonts w:ascii="Arial" w:hAnsi="Arial"/>
              <w:sz w:val="22"/>
            </w:rPr>
          </w:rPrChange>
        </w:rPr>
        <w:t xml:space="preserve"> </w:t>
      </w:r>
      <w:del w:id="344" w:author="#3" w:date="2026-06-15T16:24:00Z" w16du:dateUtc="2026-06-15T19:24:00Z">
        <w:r w:rsidR="00AC22B0" w:rsidRPr="009D08DA">
          <w:rPr>
            <w:rFonts w:ascii="Arial" w:hAnsi="Arial"/>
            <w:sz w:val="22"/>
            <w:szCs w:val="22"/>
          </w:rPr>
          <w:delText>para</w:delText>
        </w:r>
      </w:del>
      <w:ins w:id="345" w:author="#3" w:date="2026-06-15T16:24:00Z" w16du:dateUtc="2026-06-15T19:24:00Z">
        <w:r w:rsidRPr="00826B59">
          <w:rPr>
            <w:rFonts w:ascii="Arial" w:hAnsi="Arial"/>
          </w:rPr>
          <w:t>redundantes e monitorados para abertura, acompanhamento e escalonamento de chamados de</w:t>
        </w:r>
      </w:ins>
      <w:r w:rsidRPr="00826B59">
        <w:rPr>
          <w:rFonts w:ascii="Arial" w:hAnsi="Arial"/>
          <w:rPrChange w:id="346" w:author="#3" w:date="2026-06-15T16:24:00Z" w16du:dateUtc="2026-06-15T19:24:00Z">
            <w:rPr>
              <w:rFonts w:ascii="Arial" w:hAnsi="Arial"/>
              <w:sz w:val="22"/>
            </w:rPr>
          </w:rPrChange>
        </w:rPr>
        <w:t xml:space="preserve"> suporte técnico, garantindo atendimento ágil e eficiente.</w:t>
      </w:r>
      <w:ins w:id="347" w:author="#3" w:date="2026-06-15T16:24:00Z" w16du:dateUtc="2026-06-15T19:24:00Z">
        <w:r w:rsidRPr="00826B59">
          <w:rPr>
            <w:rFonts w:ascii="Arial" w:hAnsi="Arial"/>
          </w:rPr>
          <w:t xml:space="preserve"> de infraestrutura;</w:t>
        </w:r>
      </w:ins>
    </w:p>
    <w:p w14:paraId="4C33E59D" w14:textId="77777777" w:rsidR="00826B59" w:rsidRPr="00826B59" w:rsidRDefault="00826B59" w:rsidP="00826B59">
      <w:pPr>
        <w:pStyle w:val="PargrafodaLista"/>
        <w:suppressAutoHyphens/>
        <w:spacing w:line="259" w:lineRule="auto"/>
        <w:ind w:left="1080"/>
        <w:jc w:val="both"/>
        <w:rPr>
          <w:rFonts w:ascii="Arial" w:hAnsi="Arial"/>
          <w:rPrChange w:id="348" w:author="#3" w:date="2026-06-15T16:24:00Z" w16du:dateUtc="2026-06-15T19:24:00Z">
            <w:rPr>
              <w:rFonts w:ascii="Arial" w:hAnsi="Arial"/>
              <w:sz w:val="10"/>
            </w:rPr>
          </w:rPrChange>
        </w:rPr>
        <w:pPrChange w:id="349" w:author="#3" w:date="2026-06-15T16:24:00Z" w16du:dateUtc="2026-06-15T19:24:00Z">
          <w:pPr>
            <w:pStyle w:val="PargrafodaLista"/>
            <w:spacing w:line="276" w:lineRule="auto"/>
            <w:jc w:val="both"/>
          </w:pPr>
        </w:pPrChange>
      </w:pPr>
    </w:p>
    <w:p w14:paraId="527E6948" w14:textId="77777777" w:rsidR="000D6086" w:rsidRPr="00C61F0B" w:rsidRDefault="000D6086" w:rsidP="009D08DA">
      <w:pPr>
        <w:spacing w:line="276" w:lineRule="auto"/>
        <w:jc w:val="both"/>
        <w:rPr>
          <w:del w:id="350" w:author="#3" w:date="2026-06-15T16:24:00Z" w16du:dateUtc="2026-06-15T19:24:00Z"/>
          <w:rFonts w:ascii="Arial" w:hAnsi="Arial"/>
          <w:b/>
          <w:sz w:val="22"/>
          <w:szCs w:val="22"/>
        </w:rPr>
      </w:pPr>
      <w:del w:id="351" w:author="#3" w:date="2026-06-15T16:24:00Z" w16du:dateUtc="2026-06-15T19:24:00Z">
        <w:r w:rsidRPr="00C61F0B">
          <w:rPr>
            <w:rFonts w:ascii="Arial" w:hAnsi="Arial"/>
            <w:b/>
            <w:sz w:val="22"/>
            <w:szCs w:val="22"/>
          </w:rPr>
          <w:delText>4.2 Não será admitida a subcontratação do objeto contratual.</w:delText>
        </w:r>
      </w:del>
    </w:p>
    <w:p w14:paraId="5699BDC1" w14:textId="77777777" w:rsidR="000D6086" w:rsidRPr="00C61F0B" w:rsidRDefault="000D6086" w:rsidP="009D08DA">
      <w:pPr>
        <w:spacing w:line="276" w:lineRule="auto"/>
        <w:jc w:val="both"/>
        <w:rPr>
          <w:del w:id="352" w:author="#3" w:date="2026-06-15T16:24:00Z" w16du:dateUtc="2026-06-15T19:24:00Z"/>
          <w:rFonts w:ascii="Arial" w:hAnsi="Arial"/>
          <w:b/>
          <w:sz w:val="10"/>
          <w:szCs w:val="10"/>
        </w:rPr>
      </w:pPr>
    </w:p>
    <w:p w14:paraId="7DFC9F5C" w14:textId="403754FF" w:rsidR="00826B59" w:rsidRPr="00826B59" w:rsidRDefault="000D6086" w:rsidP="00826B59">
      <w:pPr>
        <w:pStyle w:val="PargrafodaLista"/>
        <w:numPr>
          <w:ilvl w:val="2"/>
          <w:numId w:val="14"/>
        </w:numPr>
        <w:suppressAutoHyphens/>
        <w:spacing w:line="259" w:lineRule="auto"/>
        <w:jc w:val="both"/>
        <w:rPr>
          <w:ins w:id="353" w:author="#3" w:date="2026-06-15T16:24:00Z" w16du:dateUtc="2026-06-15T19:24:00Z"/>
          <w:rFonts w:ascii="Arial" w:hAnsi="Arial"/>
        </w:rPr>
      </w:pPr>
      <w:del w:id="354" w:author="#3" w:date="2026-06-15T16:24:00Z" w16du:dateUtc="2026-06-15T19:24:00Z">
        <w:r w:rsidRPr="00C61F0B">
          <w:rPr>
            <w:rFonts w:ascii="Arial" w:hAnsi="Arial"/>
            <w:sz w:val="22"/>
            <w:szCs w:val="22"/>
          </w:rPr>
          <w:delText>4.2.1</w:delText>
        </w:r>
        <w:r w:rsidRPr="00C61F0B">
          <w:rPr>
            <w:rFonts w:ascii="Arial" w:hAnsi="Arial"/>
            <w:b/>
            <w:bCs/>
            <w:sz w:val="22"/>
            <w:szCs w:val="22"/>
          </w:rPr>
          <w:delText>.</w:delText>
        </w:r>
        <w:r w:rsidRPr="00C61F0B">
          <w:rPr>
            <w:rFonts w:ascii="Arial" w:hAnsi="Arial"/>
            <w:sz w:val="22"/>
            <w:szCs w:val="22"/>
          </w:rPr>
          <w:delText xml:space="preserve"> É vedada </w:delText>
        </w:r>
      </w:del>
      <w:ins w:id="355" w:author="#3" w:date="2026-06-15T16:24:00Z" w16du:dateUtc="2026-06-15T19:24:00Z">
        <w:r w:rsidR="00826B59" w:rsidRPr="00826B59">
          <w:rPr>
            <w:rFonts w:ascii="Arial" w:hAnsi="Arial"/>
          </w:rPr>
          <w:t>Comprovar capacidade operacional de participar</w:t>
        </w:r>
        <w:r w:rsidR="00826B59">
          <w:rPr>
            <w:rFonts w:ascii="Arial" w:hAnsi="Arial"/>
          </w:rPr>
          <w:t xml:space="preserve"> </w:t>
        </w:r>
        <w:r w:rsidR="00826B59" w:rsidRPr="00826B59">
          <w:rPr>
            <w:rFonts w:ascii="Arial" w:hAnsi="Arial"/>
          </w:rPr>
          <w:t>processamento de qualquer fase deste certame as instituições</w:t>
        </w:r>
        <w:r w:rsidR="00826B59">
          <w:rPr>
            <w:rFonts w:ascii="Arial" w:hAnsi="Arial"/>
          </w:rPr>
          <w:t xml:space="preserve"> </w:t>
        </w:r>
        <w:r w:rsidR="00826B59" w:rsidRPr="00826B59">
          <w:rPr>
            <w:rFonts w:ascii="Arial" w:hAnsi="Arial"/>
          </w:rPr>
          <w:t>boletos e guias com regras de partilha de valores (split de pagamento), permitindo de forma automatizada:</w:t>
        </w:r>
      </w:ins>
    </w:p>
    <w:p w14:paraId="5F7A78C4" w14:textId="77777777" w:rsidR="00826B59" w:rsidRPr="00826B59" w:rsidRDefault="00826B59" w:rsidP="00826B59">
      <w:pPr>
        <w:pStyle w:val="PargrafodaLista"/>
        <w:suppressAutoHyphens/>
        <w:spacing w:line="259" w:lineRule="auto"/>
        <w:ind w:left="1080"/>
        <w:jc w:val="both"/>
        <w:rPr>
          <w:ins w:id="356" w:author="#3" w:date="2026-06-15T16:24:00Z" w16du:dateUtc="2026-06-15T19:24:00Z"/>
          <w:rFonts w:ascii="Arial" w:hAnsi="Arial"/>
        </w:rPr>
      </w:pPr>
      <w:ins w:id="357" w:author="#3" w:date="2026-06-15T16:24:00Z" w16du:dateUtc="2026-06-15T19:24:00Z">
        <w:r w:rsidRPr="00826B59">
          <w:rPr>
            <w:rFonts w:ascii="Arial" w:hAnsi="Arial"/>
          </w:rPr>
          <w:t>a) A definição de múltiplos favorecidos e contas de destino para o mesmo documento arrecadado;</w:t>
        </w:r>
      </w:ins>
    </w:p>
    <w:p w14:paraId="7877EA37" w14:textId="77777777" w:rsidR="00826B59" w:rsidRPr="00826B59" w:rsidRDefault="00826B59" w:rsidP="00826B59">
      <w:pPr>
        <w:pStyle w:val="PargrafodaLista"/>
        <w:suppressAutoHyphens/>
        <w:spacing w:line="259" w:lineRule="auto"/>
        <w:ind w:left="1080"/>
        <w:jc w:val="both"/>
        <w:rPr>
          <w:ins w:id="358" w:author="#3" w:date="2026-06-15T16:24:00Z" w16du:dateUtc="2026-06-15T19:24:00Z"/>
          <w:rFonts w:ascii="Arial" w:hAnsi="Arial"/>
        </w:rPr>
      </w:pPr>
      <w:ins w:id="359" w:author="#3" w:date="2026-06-15T16:24:00Z" w16du:dateUtc="2026-06-15T19:24:00Z">
        <w:r w:rsidRPr="00826B59">
          <w:rPr>
            <w:rFonts w:ascii="Arial" w:hAnsi="Arial"/>
          </w:rPr>
          <w:t xml:space="preserve">b) A parametrização de percentuais ou valores fixos destinados </w:t>
        </w:r>
      </w:ins>
      <w:r w:rsidRPr="00826B59">
        <w:rPr>
          <w:rFonts w:ascii="Arial" w:hAnsi="Arial"/>
          <w:rPrChange w:id="360" w:author="#3" w:date="2026-06-15T16:24:00Z" w16du:dateUtc="2026-06-15T19:24:00Z">
            <w:rPr>
              <w:rFonts w:ascii="Arial" w:hAnsi="Arial"/>
              <w:sz w:val="22"/>
            </w:rPr>
          </w:rPrChange>
        </w:rPr>
        <w:t xml:space="preserve">a </w:t>
      </w:r>
      <w:del w:id="361" w:author="#3" w:date="2026-06-15T16:24:00Z" w16du:dateUtc="2026-06-15T19:24:00Z">
        <w:r w:rsidR="000D6086" w:rsidRPr="00C61F0B">
          <w:rPr>
            <w:rFonts w:ascii="Arial" w:hAnsi="Arial"/>
            <w:sz w:val="22"/>
            <w:szCs w:val="22"/>
          </w:rPr>
          <w:delText>subcontratação</w:delText>
        </w:r>
      </w:del>
      <w:ins w:id="362" w:author="#3" w:date="2026-06-15T16:24:00Z" w16du:dateUtc="2026-06-15T19:24:00Z">
        <w:r w:rsidRPr="00826B59">
          <w:rPr>
            <w:rFonts w:ascii="Arial" w:hAnsi="Arial"/>
          </w:rPr>
          <w:t>cada favorecido/fundo municipal;</w:t>
        </w:r>
      </w:ins>
    </w:p>
    <w:p w14:paraId="2B613937" w14:textId="25C4A257" w:rsidR="00826B59" w:rsidRPr="00826B59" w:rsidRDefault="00826B59" w:rsidP="00826B59">
      <w:pPr>
        <w:pStyle w:val="PargrafodaLista"/>
        <w:suppressAutoHyphens/>
        <w:spacing w:line="259" w:lineRule="auto"/>
        <w:ind w:left="1080"/>
        <w:jc w:val="both"/>
        <w:rPr>
          <w:ins w:id="363" w:author="#3" w:date="2026-06-15T16:24:00Z" w16du:dateUtc="2026-06-15T19:24:00Z"/>
          <w:rFonts w:ascii="Arial" w:hAnsi="Arial"/>
        </w:rPr>
      </w:pPr>
      <w:ins w:id="364" w:author="#3" w:date="2026-06-15T16:24:00Z" w16du:dateUtc="2026-06-15T19:24:00Z">
        <w:r w:rsidRPr="00826B59">
          <w:rPr>
            <w:rFonts w:ascii="Arial" w:hAnsi="Arial"/>
          </w:rPr>
          <w:t>c) A rastreabilidade contábil e segregação</w:t>
        </w:r>
      </w:ins>
      <w:r w:rsidRPr="00826B59">
        <w:rPr>
          <w:rFonts w:ascii="Arial" w:hAnsi="Arial"/>
          <w:rPrChange w:id="365" w:author="#3" w:date="2026-06-15T16:24:00Z" w16du:dateUtc="2026-06-15T19:24:00Z">
            <w:rPr>
              <w:rFonts w:ascii="Arial" w:hAnsi="Arial"/>
              <w:sz w:val="22"/>
            </w:rPr>
          </w:rPrChange>
        </w:rPr>
        <w:t xml:space="preserve"> completa </w:t>
      </w:r>
      <w:del w:id="366" w:author="#3" w:date="2026-06-15T16:24:00Z" w16du:dateUtc="2026-06-15T19:24:00Z">
        <w:r w:rsidR="000D6086" w:rsidRPr="00C61F0B">
          <w:rPr>
            <w:rFonts w:ascii="Arial" w:hAnsi="Arial"/>
            <w:sz w:val="22"/>
            <w:szCs w:val="22"/>
          </w:rPr>
          <w:delText xml:space="preserve">ou </w:delText>
        </w:r>
      </w:del>
      <w:ins w:id="367" w:author="#3" w:date="2026-06-15T16:24:00Z" w16du:dateUtc="2026-06-15T19:24:00Z">
        <w:r w:rsidRPr="00826B59">
          <w:rPr>
            <w:rFonts w:ascii="Arial" w:hAnsi="Arial"/>
          </w:rPr>
          <w:t>das frações financeiras ou empresas de tecnologia</w:t>
        </w:r>
        <w:r>
          <w:rPr>
            <w:rFonts w:ascii="Arial" w:hAnsi="Arial"/>
          </w:rPr>
          <w:t xml:space="preserve"> </w:t>
        </w:r>
        <w:r w:rsidRPr="00826B59">
          <w:rPr>
            <w:rFonts w:ascii="Arial" w:hAnsi="Arial"/>
          </w:rPr>
          <w:t>em relatórios específicos de conciliação;</w:t>
        </w:r>
      </w:ins>
    </w:p>
    <w:p w14:paraId="4BDCC8EC" w14:textId="77777777" w:rsidR="00826B59" w:rsidRPr="00826B59" w:rsidRDefault="00826B59" w:rsidP="00826B59">
      <w:pPr>
        <w:pStyle w:val="PargrafodaLista"/>
        <w:suppressAutoHyphens/>
        <w:spacing w:line="259" w:lineRule="auto"/>
        <w:ind w:left="1080"/>
        <w:jc w:val="both"/>
        <w:rPr>
          <w:ins w:id="368" w:author="#3" w:date="2026-06-15T16:24:00Z" w16du:dateUtc="2026-06-15T19:24:00Z"/>
          <w:rFonts w:ascii="Arial" w:hAnsi="Arial"/>
        </w:rPr>
      </w:pPr>
    </w:p>
    <w:p w14:paraId="7014ECAF" w14:textId="703E4B1A" w:rsidR="00826B59" w:rsidRPr="00826B59" w:rsidRDefault="00826B59" w:rsidP="00826B59">
      <w:pPr>
        <w:pStyle w:val="PargrafodaLista"/>
        <w:numPr>
          <w:ilvl w:val="2"/>
          <w:numId w:val="14"/>
        </w:numPr>
        <w:suppressAutoHyphens/>
        <w:spacing w:line="259" w:lineRule="auto"/>
        <w:jc w:val="both"/>
        <w:rPr>
          <w:ins w:id="369" w:author="#3" w:date="2026-06-15T16:24:00Z" w16du:dateUtc="2026-06-15T19:24:00Z"/>
          <w:rFonts w:ascii="Arial" w:hAnsi="Arial"/>
        </w:rPr>
      </w:pPr>
      <w:ins w:id="370" w:author="#3" w:date="2026-06-15T16:24:00Z" w16du:dateUtc="2026-06-15T19:24:00Z">
        <w:r w:rsidRPr="00826B59">
          <w:rPr>
            <w:rFonts w:ascii="Arial" w:hAnsi="Arial"/>
          </w:rPr>
          <w:t>Disponibilizar trilhas de auditoria imutáveis (logs) que se enquadrem em uma</w:t>
        </w:r>
        <w:r>
          <w:rPr>
            <w:rFonts w:ascii="Arial" w:hAnsi="Arial"/>
          </w:rPr>
          <w:t xml:space="preserve"> </w:t>
        </w:r>
        <w:r w:rsidRPr="00826B59">
          <w:rPr>
            <w:rFonts w:ascii="Arial" w:hAnsi="Arial"/>
          </w:rPr>
          <w:t>registrem a identificação do usuário, data, hora, endereço IP e a ação realizada para todas as operações críticas do sistema (emissão, cancelamento, alteração de valores, parametrização de splits e concessão de acessos), mantendo a guarda dos registros pelo prazo mínimo de 5 (cinco) anos, em observância aos prazos prescricionais fiscais;</w:t>
        </w:r>
      </w:ins>
    </w:p>
    <w:p w14:paraId="6DC8E571" w14:textId="77777777" w:rsidR="00826B59" w:rsidRPr="00826B59" w:rsidRDefault="00826B59" w:rsidP="00826B59">
      <w:pPr>
        <w:pStyle w:val="PargrafodaLista"/>
        <w:suppressAutoHyphens/>
        <w:spacing w:line="259" w:lineRule="auto"/>
        <w:ind w:left="1080"/>
        <w:jc w:val="both"/>
        <w:rPr>
          <w:ins w:id="371" w:author="#3" w:date="2026-06-15T16:24:00Z" w16du:dateUtc="2026-06-15T19:24:00Z"/>
          <w:rFonts w:ascii="Arial" w:hAnsi="Arial"/>
        </w:rPr>
      </w:pPr>
    </w:p>
    <w:p w14:paraId="4F17013B" w14:textId="121FFD1F" w:rsidR="00826B59" w:rsidRPr="00826B59" w:rsidRDefault="00826B59" w:rsidP="00826B59">
      <w:pPr>
        <w:pStyle w:val="PargrafodaLista"/>
        <w:numPr>
          <w:ilvl w:val="2"/>
          <w:numId w:val="14"/>
        </w:numPr>
        <w:suppressAutoHyphens/>
        <w:spacing w:line="259" w:lineRule="auto"/>
        <w:jc w:val="both"/>
        <w:rPr>
          <w:rFonts w:ascii="Arial" w:hAnsi="Arial"/>
          <w:rPrChange w:id="372" w:author="#3" w:date="2026-06-15T16:24:00Z" w16du:dateUtc="2026-06-15T19:24:00Z">
            <w:rPr>
              <w:rFonts w:ascii="Arial" w:hAnsi="Arial"/>
              <w:sz w:val="22"/>
            </w:rPr>
          </w:rPrChange>
        </w:rPr>
        <w:pPrChange w:id="373" w:author="#3" w:date="2026-06-15T16:24:00Z" w16du:dateUtc="2026-06-15T19:24:00Z">
          <w:pPr>
            <w:spacing w:line="276" w:lineRule="auto"/>
            <w:ind w:left="567"/>
            <w:jc w:val="both"/>
          </w:pPr>
        </w:pPrChange>
      </w:pPr>
      <w:ins w:id="374" w:author="#3" w:date="2026-06-15T16:24:00Z" w16du:dateUtc="2026-06-15T19:24:00Z">
        <w:r w:rsidRPr="00826B59">
          <w:rPr>
            <w:rFonts w:ascii="Arial" w:hAnsi="Arial"/>
          </w:rPr>
          <w:tab/>
          <w:t xml:space="preserve">Garantir que a infraestrutura de hospedagem </w:t>
        </w:r>
      </w:ins>
      <w:r w:rsidRPr="00826B59">
        <w:rPr>
          <w:rFonts w:ascii="Arial" w:hAnsi="Arial"/>
          <w:rPrChange w:id="375" w:author="#3" w:date="2026-06-15T16:24:00Z" w16du:dateUtc="2026-06-15T19:24:00Z">
            <w:rPr>
              <w:rFonts w:ascii="Arial" w:hAnsi="Arial"/>
              <w:sz w:val="22"/>
            </w:rPr>
          </w:rPrChange>
        </w:rPr>
        <w:t xml:space="preserve">da </w:t>
      </w:r>
      <w:del w:id="376" w:author="#3" w:date="2026-06-15T16:24:00Z" w16du:dateUtc="2026-06-15T19:24:00Z">
        <w:r w:rsidR="000D6086" w:rsidRPr="00C61F0B">
          <w:rPr>
            <w:rFonts w:ascii="Arial" w:hAnsi="Arial"/>
            <w:sz w:val="22"/>
            <w:szCs w:val="22"/>
          </w:rPr>
          <w:delText>parcela principal</w:delText>
        </w:r>
      </w:del>
      <w:ins w:id="377" w:author="#3" w:date="2026-06-15T16:24:00Z" w16du:dateUtc="2026-06-15T19:24:00Z">
        <w:r w:rsidRPr="00826B59">
          <w:rPr>
            <w:rFonts w:ascii="Arial" w:hAnsi="Arial"/>
          </w:rPr>
          <w:t>plataforma (nuvem ou datacenter) atenda a padrões reconhecidos de segurança</w:t>
        </w:r>
      </w:ins>
      <w:r w:rsidRPr="00826B59">
        <w:rPr>
          <w:rFonts w:ascii="Arial" w:hAnsi="Arial"/>
          <w:rPrChange w:id="378" w:author="#3" w:date="2026-06-15T16:24:00Z" w16du:dateUtc="2026-06-15T19:24:00Z">
            <w:rPr>
              <w:rFonts w:ascii="Arial" w:hAnsi="Arial"/>
              <w:sz w:val="22"/>
            </w:rPr>
          </w:rPrChange>
        </w:rPr>
        <w:t xml:space="preserve"> da </w:t>
      </w:r>
      <w:del w:id="379" w:author="#3" w:date="2026-06-15T16:24:00Z" w16du:dateUtc="2026-06-15T19:24:00Z">
        <w:r w:rsidR="000D6086" w:rsidRPr="00C61F0B">
          <w:rPr>
            <w:rFonts w:ascii="Arial" w:hAnsi="Arial"/>
            <w:sz w:val="22"/>
            <w:szCs w:val="22"/>
          </w:rPr>
          <w:delText>obrigação, a qual consiste em:</w:delText>
        </w:r>
      </w:del>
      <w:ins w:id="380" w:author="#3" w:date="2026-06-15T16:24:00Z" w16du:dateUtc="2026-06-15T19:24:00Z">
        <w:r w:rsidRPr="00826B59">
          <w:rPr>
            <w:rFonts w:ascii="Arial" w:hAnsi="Arial"/>
          </w:rPr>
          <w:t>informação e disponibilidade, seguindo os padrões e boas práticas recomendadas pelo mercado e Banco Central;</w:t>
        </w:r>
      </w:ins>
    </w:p>
    <w:p w14:paraId="66A587A9" w14:textId="77777777" w:rsidR="00826B59" w:rsidRDefault="00826B59" w:rsidP="005360F2">
      <w:pPr>
        <w:pStyle w:val="PargrafodaLista"/>
        <w:suppressAutoHyphens/>
        <w:spacing w:line="259" w:lineRule="auto"/>
        <w:ind w:left="0"/>
        <w:jc w:val="both"/>
        <w:rPr>
          <w:rFonts w:ascii="Arial" w:hAnsi="Arial"/>
          <w:rPrChange w:id="381" w:author="#3" w:date="2026-06-15T16:24:00Z" w16du:dateUtc="2026-06-15T19:24:00Z">
            <w:rPr>
              <w:rFonts w:ascii="Arial" w:hAnsi="Arial"/>
              <w:sz w:val="8"/>
            </w:rPr>
          </w:rPrChange>
        </w:rPr>
        <w:pPrChange w:id="382" w:author="#3" w:date="2026-06-15T16:24:00Z" w16du:dateUtc="2026-06-15T19:24:00Z">
          <w:pPr>
            <w:spacing w:line="276" w:lineRule="auto"/>
            <w:ind w:left="567"/>
            <w:jc w:val="both"/>
          </w:pPr>
        </w:pPrChange>
      </w:pPr>
    </w:p>
    <w:p w14:paraId="5BAB622A" w14:textId="77777777" w:rsidR="00AC22B0" w:rsidRPr="000D3BDE" w:rsidRDefault="000D6086" w:rsidP="009D08DA">
      <w:pPr>
        <w:spacing w:after="160" w:line="276" w:lineRule="auto"/>
        <w:ind w:left="1418"/>
        <w:jc w:val="both"/>
        <w:rPr>
          <w:del w:id="383" w:author="#3" w:date="2026-06-15T16:24:00Z" w16du:dateUtc="2026-06-15T19:24:00Z"/>
          <w:rFonts w:ascii="Arial" w:hAnsi="Arial"/>
          <w:sz w:val="22"/>
          <w:szCs w:val="22"/>
        </w:rPr>
      </w:pPr>
      <w:del w:id="384" w:author="#3" w:date="2026-06-15T16:24:00Z" w16du:dateUtc="2026-06-15T19:24:00Z">
        <w:r w:rsidRPr="009D08DA">
          <w:rPr>
            <w:rFonts w:ascii="Arial" w:hAnsi="Arial"/>
            <w:sz w:val="22"/>
            <w:szCs w:val="22"/>
          </w:rPr>
          <w:delText xml:space="preserve">4.2.1.1 a prestação dos serviços </w:delText>
        </w:r>
        <w:r w:rsidR="00AC22B0" w:rsidRPr="009D08DA">
          <w:rPr>
            <w:rFonts w:ascii="Arial" w:hAnsi="Arial"/>
            <w:sz w:val="22"/>
            <w:szCs w:val="22"/>
          </w:rPr>
          <w:delText xml:space="preserve">via DDA, para </w:delText>
        </w:r>
        <w:r w:rsidR="00AC22B0" w:rsidRPr="000D3BDE">
          <w:rPr>
            <w:rFonts w:ascii="Arial" w:hAnsi="Arial"/>
            <w:sz w:val="22"/>
            <w:szCs w:val="22"/>
          </w:rPr>
          <w:delText>modernizar e digitalizar o processo de arrecadação tributária municipal, permitindo que guias e boletos de tributos sejam disponibilizados eletronicamente diretamente nos canais bancários do contribuinte, sem necessidade de emissão física de documentos</w:delText>
        </w:r>
        <w:r w:rsidR="00AC22B0" w:rsidRPr="009D08DA">
          <w:rPr>
            <w:rFonts w:ascii="Arial" w:hAnsi="Arial"/>
            <w:sz w:val="22"/>
            <w:szCs w:val="22"/>
          </w:rPr>
          <w:delText>;</w:delText>
        </w:r>
      </w:del>
    </w:p>
    <w:p w14:paraId="58E1CE88" w14:textId="77777777" w:rsidR="00AC22B0" w:rsidRPr="000D3BDE" w:rsidRDefault="000D6086" w:rsidP="009D08DA">
      <w:pPr>
        <w:spacing w:after="160" w:line="276" w:lineRule="auto"/>
        <w:ind w:left="1418"/>
        <w:jc w:val="both"/>
        <w:rPr>
          <w:del w:id="385" w:author="#3" w:date="2026-06-15T16:24:00Z" w16du:dateUtc="2026-06-15T19:24:00Z"/>
          <w:rFonts w:ascii="Arial" w:hAnsi="Arial"/>
          <w:sz w:val="22"/>
          <w:szCs w:val="22"/>
        </w:rPr>
      </w:pPr>
      <w:del w:id="386" w:author="#3" w:date="2026-06-15T16:24:00Z" w16du:dateUtc="2026-06-15T19:24:00Z">
        <w:r w:rsidRPr="009D08DA">
          <w:rPr>
            <w:rFonts w:ascii="Arial" w:hAnsi="Arial"/>
            <w:sz w:val="22"/>
            <w:szCs w:val="22"/>
          </w:rPr>
          <w:delText>4.2.1.</w:delText>
        </w:r>
        <w:r w:rsidR="00AC22B0" w:rsidRPr="009D08DA">
          <w:rPr>
            <w:rFonts w:ascii="Arial" w:hAnsi="Arial"/>
            <w:sz w:val="22"/>
            <w:szCs w:val="22"/>
          </w:rPr>
          <w:delText>2</w:delText>
        </w:r>
        <w:r w:rsidRPr="009D08DA">
          <w:rPr>
            <w:rFonts w:ascii="Arial" w:hAnsi="Arial"/>
            <w:sz w:val="22"/>
            <w:szCs w:val="22"/>
          </w:rPr>
          <w:delText xml:space="preserve"> </w:delText>
        </w:r>
        <w:r w:rsidR="00AC22B0" w:rsidRPr="000D3BDE">
          <w:rPr>
            <w:rFonts w:ascii="Arial" w:hAnsi="Arial"/>
            <w:sz w:val="22"/>
            <w:szCs w:val="22"/>
          </w:rPr>
          <w:delText xml:space="preserve">ampliação dos meios de pagamento e da capilaridade arrecadatória, permitindo que os contribuintes tenham acesso às guias tributárias em diferentes plataformas digitais, inclusive bancos digitais e </w:delText>
        </w:r>
        <w:r w:rsidR="00AC22B0" w:rsidRPr="000D3BDE">
          <w:rPr>
            <w:rFonts w:ascii="Arial" w:hAnsi="Arial"/>
            <w:i/>
            <w:iCs/>
            <w:sz w:val="22"/>
            <w:szCs w:val="22"/>
          </w:rPr>
          <w:delText>fintechs</w:delText>
        </w:r>
        <w:r w:rsidR="00AC22B0" w:rsidRPr="000D3BDE">
          <w:rPr>
            <w:rFonts w:ascii="Arial" w:hAnsi="Arial"/>
            <w:sz w:val="22"/>
            <w:szCs w:val="22"/>
          </w:rPr>
          <w:delText>, facilitando o adimplemento das obrigações fiscais</w:delText>
        </w:r>
        <w:r w:rsidR="00AC22B0" w:rsidRPr="009D08DA">
          <w:rPr>
            <w:rFonts w:ascii="Arial" w:hAnsi="Arial"/>
            <w:sz w:val="22"/>
            <w:szCs w:val="22"/>
          </w:rPr>
          <w:delText>;</w:delText>
        </w:r>
      </w:del>
    </w:p>
    <w:p w14:paraId="3A3D79FC" w14:textId="5E0AFD55" w:rsidR="00826B59" w:rsidRPr="00826B59" w:rsidRDefault="00AC22B0" w:rsidP="00826B59">
      <w:pPr>
        <w:pStyle w:val="PargrafodaLista"/>
        <w:numPr>
          <w:ilvl w:val="2"/>
          <w:numId w:val="14"/>
        </w:numPr>
        <w:suppressAutoHyphens/>
        <w:spacing w:line="259" w:lineRule="auto"/>
        <w:jc w:val="both"/>
        <w:rPr>
          <w:ins w:id="387" w:author="#3" w:date="2026-06-15T16:24:00Z" w16du:dateUtc="2026-06-15T19:24:00Z"/>
          <w:rFonts w:ascii="Arial" w:hAnsi="Arial"/>
        </w:rPr>
      </w:pPr>
      <w:del w:id="388" w:author="#3" w:date="2026-06-15T16:24:00Z" w16du:dateUtc="2026-06-15T19:24:00Z">
        <w:r w:rsidRPr="009D08DA">
          <w:rPr>
            <w:rFonts w:ascii="Arial" w:hAnsi="Arial"/>
            <w:sz w:val="22"/>
            <w:szCs w:val="22"/>
          </w:rPr>
          <w:delText xml:space="preserve">4.2.1.3 </w:delText>
        </w:r>
        <w:r w:rsidRPr="000D3BDE">
          <w:rPr>
            <w:rFonts w:ascii="Arial" w:hAnsi="Arial"/>
            <w:sz w:val="22"/>
            <w:szCs w:val="22"/>
          </w:rPr>
          <w:delText>redução da inadimplência tributária, uma vez que o DDA aumenta a visibilidade das cobranças diretamente no ambiente bancário utilizado pelo contribuinte, reduzindo riscos de perda de boletos, esquecimento de vencimentos ou dificuldades operacionais para emissão de segunda via.</w:delText>
        </w:r>
      </w:del>
      <w:ins w:id="389" w:author="#3" w:date="2026-06-15T16:24:00Z" w16du:dateUtc="2026-06-15T19:24:00Z">
        <w:r w:rsidR="00826B59" w:rsidRPr="00826B59">
          <w:rPr>
            <w:rFonts w:ascii="Arial" w:hAnsi="Arial"/>
          </w:rPr>
          <w:t xml:space="preserve">Garantir que todos os dados fiscais e cadastrais do Município e de seus contribuintes permaneçam armazenados e processados exclusivamente em território nacional, atendendo integralmente às condicionantes dos </w:t>
        </w:r>
        <w:proofErr w:type="spellStart"/>
        <w:r w:rsidR="00826B59" w:rsidRPr="00826B59">
          <w:rPr>
            <w:rFonts w:ascii="Arial" w:hAnsi="Arial"/>
          </w:rPr>
          <w:t>arts</w:t>
        </w:r>
        <w:proofErr w:type="spellEnd"/>
        <w:r w:rsidR="00826B59" w:rsidRPr="00826B59">
          <w:rPr>
            <w:rFonts w:ascii="Arial" w:hAnsi="Arial"/>
          </w:rPr>
          <w:t>. 33 e seguintes da Lei nº 13.709/2018 (LGPD);</w:t>
        </w:r>
      </w:ins>
    </w:p>
    <w:p w14:paraId="637D790F" w14:textId="77777777" w:rsidR="00826B59" w:rsidRPr="00826B59" w:rsidRDefault="00826B59" w:rsidP="00826B59">
      <w:pPr>
        <w:pStyle w:val="PargrafodaLista"/>
        <w:suppressAutoHyphens/>
        <w:spacing w:line="259" w:lineRule="auto"/>
        <w:ind w:left="1080"/>
        <w:jc w:val="both"/>
        <w:rPr>
          <w:ins w:id="390" w:author="#3" w:date="2026-06-15T16:24:00Z" w16du:dateUtc="2026-06-15T19:24:00Z"/>
          <w:rFonts w:ascii="Arial" w:hAnsi="Arial"/>
        </w:rPr>
      </w:pPr>
    </w:p>
    <w:p w14:paraId="5F9A1D59" w14:textId="77777777" w:rsidR="00826B59" w:rsidRPr="00826B59" w:rsidRDefault="00826B59" w:rsidP="00826B59">
      <w:pPr>
        <w:pStyle w:val="PargrafodaLista"/>
        <w:numPr>
          <w:ilvl w:val="2"/>
          <w:numId w:val="14"/>
        </w:numPr>
        <w:suppressAutoHyphens/>
        <w:spacing w:line="259" w:lineRule="auto"/>
        <w:jc w:val="both"/>
        <w:rPr>
          <w:ins w:id="391" w:author="#3" w:date="2026-06-15T16:24:00Z" w16du:dateUtc="2026-06-15T19:24:00Z"/>
          <w:rFonts w:ascii="Arial" w:hAnsi="Arial"/>
        </w:rPr>
      </w:pPr>
      <w:ins w:id="392" w:author="#3" w:date="2026-06-15T16:24:00Z" w16du:dateUtc="2026-06-15T19:24:00Z">
        <w:r w:rsidRPr="00826B59">
          <w:rPr>
            <w:rFonts w:ascii="Arial" w:hAnsi="Arial"/>
          </w:rPr>
          <w:t>Oferecer recursos nativos de exportação integral de dados em formatos abertos, estruturados e interoperáveis (CSV ou JSON), de modo a garantir a portabilidade, a continuidade dos serviços e a independência tecnológica do Município, vedada qualquer retenção ou cobrança adicional para a extração da base de dados ao término do contrato;</w:t>
        </w:r>
      </w:ins>
    </w:p>
    <w:p w14:paraId="3664C490" w14:textId="77777777" w:rsidR="00826B59" w:rsidRPr="00826B59" w:rsidRDefault="00826B59" w:rsidP="00826B59">
      <w:pPr>
        <w:pStyle w:val="PargrafodaLista"/>
        <w:suppressAutoHyphens/>
        <w:spacing w:line="259" w:lineRule="auto"/>
        <w:ind w:left="1080"/>
        <w:jc w:val="both"/>
        <w:rPr>
          <w:ins w:id="393" w:author="#3" w:date="2026-06-15T16:24:00Z" w16du:dateUtc="2026-06-15T19:24:00Z"/>
          <w:rFonts w:ascii="Arial" w:hAnsi="Arial"/>
        </w:rPr>
      </w:pPr>
    </w:p>
    <w:p w14:paraId="72A9255B" w14:textId="77777777" w:rsidR="00826B59" w:rsidRDefault="00826B59" w:rsidP="00826B59">
      <w:pPr>
        <w:pStyle w:val="PargrafodaLista"/>
        <w:numPr>
          <w:ilvl w:val="2"/>
          <w:numId w:val="14"/>
        </w:numPr>
        <w:suppressAutoHyphens/>
        <w:spacing w:line="259" w:lineRule="auto"/>
        <w:jc w:val="both"/>
        <w:rPr>
          <w:ins w:id="394" w:author="#3" w:date="2026-06-15T16:24:00Z" w16du:dateUtc="2026-06-15T19:24:00Z"/>
          <w:rFonts w:ascii="Arial" w:hAnsi="Arial"/>
        </w:rPr>
      </w:pPr>
      <w:ins w:id="395" w:author="#3" w:date="2026-06-15T16:24:00Z" w16du:dateUtc="2026-06-15T19:24:00Z">
        <w:r w:rsidRPr="00826B59">
          <w:rPr>
            <w:rFonts w:ascii="Arial" w:hAnsi="Arial"/>
          </w:rPr>
          <w:t>Disponibilizar indicadores gerenciais configuráveis e filtros dinâmicos de segmentação que permitam a análise analítica e sintética da arrecadação discriminada por:</w:t>
        </w:r>
      </w:ins>
    </w:p>
    <w:p w14:paraId="65424BCD" w14:textId="3564AF62" w:rsidR="00826B59" w:rsidRPr="00826B59" w:rsidRDefault="00826B59" w:rsidP="00826B59">
      <w:pPr>
        <w:pStyle w:val="PargrafodaLista"/>
        <w:suppressAutoHyphens/>
        <w:spacing w:line="259" w:lineRule="auto"/>
        <w:ind w:left="1080"/>
        <w:jc w:val="both"/>
        <w:rPr>
          <w:ins w:id="396" w:author="#3" w:date="2026-06-15T16:24:00Z" w16du:dateUtc="2026-06-15T19:24:00Z"/>
          <w:rFonts w:ascii="Arial" w:hAnsi="Arial"/>
        </w:rPr>
      </w:pPr>
      <w:ins w:id="397" w:author="#3" w:date="2026-06-15T16:24:00Z" w16du:dateUtc="2026-06-15T19:24:00Z">
        <w:r w:rsidRPr="00826B59">
          <w:rPr>
            <w:rFonts w:ascii="Arial" w:hAnsi="Arial"/>
          </w:rPr>
          <w:t>a) Natureza jurídica do tributo ou receita pública;</w:t>
        </w:r>
      </w:ins>
    </w:p>
    <w:p w14:paraId="3B62D848" w14:textId="77777777" w:rsidR="00826B59" w:rsidRPr="00826B59" w:rsidRDefault="00826B59" w:rsidP="00826B59">
      <w:pPr>
        <w:pStyle w:val="PargrafodaLista"/>
        <w:suppressAutoHyphens/>
        <w:spacing w:line="259" w:lineRule="auto"/>
        <w:ind w:left="1080"/>
        <w:jc w:val="both"/>
        <w:rPr>
          <w:ins w:id="398" w:author="#3" w:date="2026-06-15T16:24:00Z" w16du:dateUtc="2026-06-15T19:24:00Z"/>
          <w:rFonts w:ascii="Arial" w:hAnsi="Arial"/>
        </w:rPr>
      </w:pPr>
      <w:ins w:id="399" w:author="#3" w:date="2026-06-15T16:24:00Z" w16du:dateUtc="2026-06-15T19:24:00Z">
        <w:r w:rsidRPr="00826B59">
          <w:rPr>
            <w:rFonts w:ascii="Arial" w:hAnsi="Arial"/>
          </w:rPr>
          <w:t>b) Delimitação geográfica (região administrativa, bairro ou zona fiscal);</w:t>
        </w:r>
      </w:ins>
    </w:p>
    <w:p w14:paraId="5A100FB5" w14:textId="77777777" w:rsidR="00826B59" w:rsidRPr="00826B59" w:rsidRDefault="00826B59" w:rsidP="00826B59">
      <w:pPr>
        <w:pStyle w:val="PargrafodaLista"/>
        <w:suppressAutoHyphens/>
        <w:spacing w:line="259" w:lineRule="auto"/>
        <w:ind w:left="1080"/>
        <w:jc w:val="both"/>
        <w:rPr>
          <w:ins w:id="400" w:author="#3" w:date="2026-06-15T16:24:00Z" w16du:dateUtc="2026-06-15T19:24:00Z"/>
          <w:rFonts w:ascii="Arial" w:hAnsi="Arial"/>
        </w:rPr>
      </w:pPr>
      <w:ins w:id="401" w:author="#3" w:date="2026-06-15T16:24:00Z" w16du:dateUtc="2026-06-15T19:24:00Z">
        <w:r w:rsidRPr="00826B59">
          <w:rPr>
            <w:rFonts w:ascii="Arial" w:hAnsi="Arial"/>
          </w:rPr>
          <w:t>c) Canal de arrecadação utilizado (DDA, Internet Banking, Pix, Terminais Autoatendimento);</w:t>
        </w:r>
      </w:ins>
    </w:p>
    <w:p w14:paraId="35376C85" w14:textId="77777777" w:rsidR="00826B59" w:rsidRPr="00826B59" w:rsidRDefault="00826B59" w:rsidP="00826B59">
      <w:pPr>
        <w:pStyle w:val="PargrafodaLista"/>
        <w:suppressAutoHyphens/>
        <w:spacing w:line="259" w:lineRule="auto"/>
        <w:ind w:left="1080"/>
        <w:jc w:val="both"/>
        <w:rPr>
          <w:ins w:id="402" w:author="#3" w:date="2026-06-15T16:24:00Z" w16du:dateUtc="2026-06-15T19:24:00Z"/>
          <w:rFonts w:ascii="Arial" w:hAnsi="Arial"/>
        </w:rPr>
      </w:pPr>
      <w:ins w:id="403" w:author="#3" w:date="2026-06-15T16:24:00Z" w16du:dateUtc="2026-06-15T19:24:00Z">
        <w:r w:rsidRPr="00826B59">
          <w:rPr>
            <w:rFonts w:ascii="Arial" w:hAnsi="Arial"/>
          </w:rPr>
          <w:t>d) Janela temporal customizável (dia, mês, ano ou exercício financeiro).</w:t>
        </w:r>
      </w:ins>
    </w:p>
    <w:p w14:paraId="2A4AF506" w14:textId="77777777" w:rsidR="00826B59" w:rsidRPr="00826B59" w:rsidRDefault="00826B59" w:rsidP="00826B59">
      <w:pPr>
        <w:pStyle w:val="PargrafodaLista"/>
        <w:suppressAutoHyphens/>
        <w:spacing w:line="259" w:lineRule="auto"/>
        <w:ind w:left="1080"/>
        <w:jc w:val="both"/>
        <w:rPr>
          <w:ins w:id="404" w:author="#3" w:date="2026-06-15T16:24:00Z" w16du:dateUtc="2026-06-15T19:24:00Z"/>
          <w:rFonts w:ascii="Arial" w:hAnsi="Arial"/>
        </w:rPr>
      </w:pPr>
    </w:p>
    <w:p w14:paraId="18A69E54" w14:textId="77777777" w:rsidR="00826B59" w:rsidRPr="00826B59" w:rsidRDefault="00826B59" w:rsidP="00826B59">
      <w:pPr>
        <w:pStyle w:val="PargrafodaLista"/>
        <w:numPr>
          <w:ilvl w:val="2"/>
          <w:numId w:val="14"/>
        </w:numPr>
        <w:suppressAutoHyphens/>
        <w:spacing w:line="259" w:lineRule="auto"/>
        <w:jc w:val="both"/>
        <w:rPr>
          <w:ins w:id="405" w:author="#3" w:date="2026-06-15T16:24:00Z" w16du:dateUtc="2026-06-15T19:24:00Z"/>
          <w:rFonts w:ascii="Arial" w:hAnsi="Arial"/>
        </w:rPr>
      </w:pPr>
      <w:ins w:id="406" w:author="#3" w:date="2026-06-15T16:24:00Z" w16du:dateUtc="2026-06-15T19:24:00Z">
        <w:r w:rsidRPr="00826B59">
          <w:rPr>
            <w:rFonts w:ascii="Arial" w:hAnsi="Arial"/>
          </w:rPr>
          <w:t>A Contratada deverá assegurar a disponibilidade mensal da plataforma SaaS de, no mínimo, 99,5% (noventa e nove inteiros e cinco décimos por cento), calculada de forma ininterrupta (24 horas por dia, 7 dias por semana).</w:t>
        </w:r>
      </w:ins>
    </w:p>
    <w:p w14:paraId="0C6E0A9C" w14:textId="77777777" w:rsidR="00826B59" w:rsidRDefault="00826B59" w:rsidP="00826B59">
      <w:pPr>
        <w:pStyle w:val="PargrafodaLista"/>
        <w:suppressAutoHyphens/>
        <w:spacing w:line="259" w:lineRule="auto"/>
        <w:ind w:left="1080"/>
        <w:jc w:val="both"/>
        <w:rPr>
          <w:ins w:id="407" w:author="#3" w:date="2026-06-15T16:24:00Z" w16du:dateUtc="2026-06-15T19:24:00Z"/>
          <w:rFonts w:ascii="Arial" w:hAnsi="Arial"/>
        </w:rPr>
      </w:pPr>
    </w:p>
    <w:p w14:paraId="4B14CA5E" w14:textId="569E27E9" w:rsidR="00826B59" w:rsidRPr="00826B59" w:rsidRDefault="00826B59" w:rsidP="00826B59">
      <w:pPr>
        <w:pStyle w:val="PargrafodaLista"/>
        <w:numPr>
          <w:ilvl w:val="2"/>
          <w:numId w:val="14"/>
        </w:numPr>
        <w:suppressAutoHyphens/>
        <w:spacing w:line="259" w:lineRule="auto"/>
        <w:jc w:val="both"/>
        <w:rPr>
          <w:ins w:id="408" w:author="#3" w:date="2026-06-15T16:24:00Z" w16du:dateUtc="2026-06-15T19:24:00Z"/>
          <w:rFonts w:ascii="Arial" w:hAnsi="Arial"/>
        </w:rPr>
      </w:pPr>
      <w:ins w:id="409" w:author="#3" w:date="2026-06-15T16:24:00Z" w16du:dateUtc="2026-06-15T19:24:00Z">
        <w:r w:rsidRPr="00826B59">
          <w:rPr>
            <w:rFonts w:ascii="Arial" w:hAnsi="Arial"/>
          </w:rPr>
          <w:t>O tempo máximo de resposta (atendimento inicial) e de solução definitiva para os chamados técnicos abertos pela Administração Municipal obedecerá aos seguintes limites, balizados pelo nível de severidade do incidente:</w:t>
        </w:r>
      </w:ins>
    </w:p>
    <w:p w14:paraId="77A4476B" w14:textId="77777777" w:rsidR="00826B59" w:rsidRPr="00826B59" w:rsidRDefault="00826B59" w:rsidP="00826B59">
      <w:pPr>
        <w:pStyle w:val="PargrafodaLista"/>
        <w:suppressAutoHyphens/>
        <w:spacing w:line="259" w:lineRule="auto"/>
        <w:ind w:left="1080"/>
        <w:jc w:val="both"/>
        <w:rPr>
          <w:ins w:id="410" w:author="#3" w:date="2026-06-15T16:24:00Z" w16du:dateUtc="2026-06-15T19:24:00Z"/>
          <w:rFonts w:ascii="Arial" w:hAnsi="Arial"/>
        </w:rPr>
      </w:pPr>
      <w:ins w:id="411" w:author="#3" w:date="2026-06-15T16:24:00Z" w16du:dateUtc="2026-06-15T19:24:00Z">
        <w:r w:rsidRPr="00826B59">
          <w:rPr>
            <w:rFonts w:ascii="Arial" w:hAnsi="Arial"/>
          </w:rPr>
          <w:t>a) Severidade Alta (Plataforma inoperante, interrupção na comunicação com o DDA ou falha geral no registro/liquidação de guias): Resposta em até [1 hora] e solução definitiva em até [4 horas], sob pena de aplicação de glosas contratuais e sanções administrativas proporcionais ao tempo de indisponibilidade;</w:t>
        </w:r>
      </w:ins>
    </w:p>
    <w:p w14:paraId="7454DAD0" w14:textId="77777777" w:rsidR="00826B59" w:rsidRPr="00826B59" w:rsidRDefault="00826B59" w:rsidP="00826B59">
      <w:pPr>
        <w:pStyle w:val="PargrafodaLista"/>
        <w:suppressAutoHyphens/>
        <w:spacing w:line="259" w:lineRule="auto"/>
        <w:ind w:left="1080"/>
        <w:jc w:val="both"/>
        <w:rPr>
          <w:ins w:id="412" w:author="#3" w:date="2026-06-15T16:24:00Z" w16du:dateUtc="2026-06-15T19:24:00Z"/>
          <w:rFonts w:ascii="Arial" w:hAnsi="Arial"/>
        </w:rPr>
      </w:pPr>
      <w:ins w:id="413" w:author="#3" w:date="2026-06-15T16:24:00Z" w16du:dateUtc="2026-06-15T19:24:00Z">
        <w:r w:rsidRPr="00826B59">
          <w:rPr>
            <w:rFonts w:ascii="Arial" w:hAnsi="Arial"/>
          </w:rPr>
          <w:t>b) Severidade Média (Indisponibilidade de relatórios gerenciais, instabilidade intermitente ou lentidão que impacte a operação ordinária): Resposta em até [4 horas] e solução definitiva em até [12 horas] úteis;</w:t>
        </w:r>
      </w:ins>
    </w:p>
    <w:p w14:paraId="54F568A2" w14:textId="765B6302" w:rsidR="000D6086" w:rsidRDefault="00826B59" w:rsidP="00826B59">
      <w:pPr>
        <w:pStyle w:val="PargrafodaLista"/>
        <w:suppressAutoHyphens/>
        <w:spacing w:line="259" w:lineRule="auto"/>
        <w:ind w:left="1080"/>
        <w:jc w:val="both"/>
        <w:rPr>
          <w:ins w:id="414" w:author="#3" w:date="2026-06-15T16:24:00Z" w16du:dateUtc="2026-06-15T19:24:00Z"/>
          <w:rFonts w:ascii="Arial" w:hAnsi="Arial"/>
        </w:rPr>
      </w:pPr>
      <w:ins w:id="415" w:author="#3" w:date="2026-06-15T16:24:00Z" w16du:dateUtc="2026-06-15T19:24:00Z">
        <w:r w:rsidRPr="00826B59">
          <w:rPr>
            <w:rFonts w:ascii="Arial" w:hAnsi="Arial"/>
          </w:rPr>
          <w:t>c) Severidade Baixa (Dúvidas operacionais, necessidade de extração pontual de dados ou ajustes estéticos na interface): Resposta em até [12 horas] e solução definitiva em até [24 horas] úteis.</w:t>
        </w:r>
      </w:ins>
    </w:p>
    <w:p w14:paraId="284AB40F" w14:textId="77777777" w:rsidR="00826B59" w:rsidRPr="009D08DA" w:rsidRDefault="00826B59" w:rsidP="00826B59">
      <w:pPr>
        <w:pStyle w:val="PargrafodaLista"/>
        <w:spacing w:line="276" w:lineRule="auto"/>
        <w:jc w:val="both"/>
        <w:rPr>
          <w:ins w:id="416" w:author="#3" w:date="2026-06-15T16:24:00Z" w16du:dateUtc="2026-06-15T19:24:00Z"/>
          <w:rFonts w:ascii="Arial" w:hAnsi="Arial"/>
          <w:bCs/>
          <w:sz w:val="10"/>
          <w:szCs w:val="10"/>
        </w:rPr>
      </w:pPr>
    </w:p>
    <w:p w14:paraId="16F690FA" w14:textId="77777777" w:rsidR="005360F2" w:rsidRDefault="005360F2" w:rsidP="009D08DA">
      <w:pPr>
        <w:spacing w:line="276" w:lineRule="auto"/>
        <w:jc w:val="both"/>
        <w:rPr>
          <w:rFonts w:ascii="Arial" w:hAnsi="Arial"/>
          <w:b/>
          <w:sz w:val="22"/>
          <w:rPrChange w:id="417" w:author="#3" w:date="2026-06-15T16:24:00Z" w16du:dateUtc="2026-06-15T19:24:00Z">
            <w:rPr>
              <w:rFonts w:ascii="Arial" w:hAnsi="Arial"/>
              <w:sz w:val="22"/>
            </w:rPr>
          </w:rPrChange>
        </w:rPr>
        <w:pPrChange w:id="418" w:author="#3" w:date="2026-06-15T16:24:00Z" w16du:dateUtc="2026-06-15T19:24:00Z">
          <w:pPr>
            <w:spacing w:after="160" w:line="276" w:lineRule="auto"/>
            <w:ind w:left="1418"/>
            <w:jc w:val="both"/>
          </w:pPr>
        </w:pPrChange>
      </w:pPr>
    </w:p>
    <w:p w14:paraId="5D627C1F" w14:textId="5E69ABF4" w:rsidR="000D6086" w:rsidRPr="009D08DA" w:rsidRDefault="000D6086" w:rsidP="009D08DA">
      <w:pPr>
        <w:spacing w:line="276" w:lineRule="auto"/>
        <w:jc w:val="both"/>
        <w:rPr>
          <w:rFonts w:ascii="Arial" w:hAnsi="Arial"/>
        </w:rPr>
      </w:pPr>
      <w:r w:rsidRPr="009D08DA">
        <w:rPr>
          <w:rFonts w:ascii="Arial" w:hAnsi="Arial"/>
          <w:b/>
          <w:sz w:val="22"/>
          <w:szCs w:val="22"/>
        </w:rPr>
        <w:t>5. MODELO DE EXECUÇÃO CONTRATUAL</w:t>
      </w:r>
      <w:r w:rsidRPr="009D08DA">
        <w:rPr>
          <w:rFonts w:ascii="Arial" w:hAnsi="Arial"/>
        </w:rPr>
        <w:t xml:space="preserve"> </w:t>
      </w:r>
    </w:p>
    <w:p w14:paraId="2640906C" w14:textId="77777777" w:rsidR="00AC22B0" w:rsidRPr="009D08DA" w:rsidRDefault="00AC22B0" w:rsidP="009D08DA">
      <w:pPr>
        <w:spacing w:line="276" w:lineRule="auto"/>
        <w:jc w:val="both"/>
        <w:rPr>
          <w:rFonts w:ascii="Arial" w:hAnsi="Arial"/>
          <w:sz w:val="10"/>
          <w:szCs w:val="10"/>
        </w:rPr>
      </w:pPr>
    </w:p>
    <w:p w14:paraId="15F14CF0"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w:t>
      </w:r>
      <w:proofErr w:type="spellStart"/>
      <w:r w:rsidRPr="009D08DA">
        <w:rPr>
          <w:rFonts w:ascii="Arial" w:hAnsi="Arial"/>
          <w:sz w:val="22"/>
          <w:szCs w:val="22"/>
        </w:rPr>
        <w:t>arts</w:t>
      </w:r>
      <w:proofErr w:type="spellEnd"/>
      <w:r w:rsidRPr="009D08DA">
        <w:rPr>
          <w:rFonts w:ascii="Arial" w:hAnsi="Arial"/>
          <w:sz w:val="22"/>
          <w:szCs w:val="22"/>
        </w:rPr>
        <w:t>. 6º, XXIII, alínea “e” e 40, §1º, inciso II, da Lei nº 14.133/2021).</w:t>
      </w:r>
    </w:p>
    <w:p w14:paraId="65215486" w14:textId="77777777" w:rsidR="000D6086" w:rsidRPr="009D08DA" w:rsidRDefault="000D6086" w:rsidP="009D08DA">
      <w:pPr>
        <w:spacing w:line="276" w:lineRule="auto"/>
        <w:jc w:val="both"/>
        <w:rPr>
          <w:rFonts w:ascii="Arial" w:hAnsi="Arial"/>
          <w:sz w:val="10"/>
          <w:szCs w:val="10"/>
        </w:rPr>
      </w:pPr>
    </w:p>
    <w:p w14:paraId="4AB48181"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5.1 Objeto da Execução</w:t>
      </w:r>
    </w:p>
    <w:p w14:paraId="09D91020" w14:textId="77777777" w:rsidR="000D6086" w:rsidRPr="009D08DA" w:rsidRDefault="000D6086" w:rsidP="009D08DA">
      <w:pPr>
        <w:spacing w:line="276" w:lineRule="auto"/>
        <w:jc w:val="both"/>
        <w:rPr>
          <w:rFonts w:ascii="Arial" w:hAnsi="Arial"/>
          <w:b/>
          <w:bCs/>
          <w:sz w:val="10"/>
          <w:szCs w:val="10"/>
        </w:rPr>
      </w:pPr>
    </w:p>
    <w:p w14:paraId="674C626E" w14:textId="0C24786D" w:rsidR="00AC22B0" w:rsidRPr="009D08DA" w:rsidRDefault="000D6086" w:rsidP="009D08DA">
      <w:pPr>
        <w:spacing w:line="276" w:lineRule="auto"/>
        <w:jc w:val="both"/>
        <w:rPr>
          <w:rFonts w:ascii="Arial" w:hAnsi="Arial"/>
          <w:sz w:val="22"/>
          <w:szCs w:val="22"/>
        </w:rPr>
      </w:pPr>
      <w:r w:rsidRPr="009D08DA">
        <w:rPr>
          <w:rFonts w:ascii="Arial" w:hAnsi="Arial"/>
          <w:sz w:val="22"/>
          <w:szCs w:val="22"/>
        </w:rPr>
        <w:t>A execução contratual compreende a prestação de serviços</w:t>
      </w:r>
      <w:del w:id="419" w:author="#3" w:date="2026-06-15T16:24:00Z" w16du:dateUtc="2026-06-15T19:24:00Z">
        <w:r w:rsidRPr="009D08DA">
          <w:rPr>
            <w:rFonts w:ascii="Arial" w:hAnsi="Arial"/>
            <w:sz w:val="22"/>
            <w:szCs w:val="22"/>
          </w:rPr>
          <w:delText xml:space="preserve"> bancários</w:delText>
        </w:r>
      </w:del>
      <w:r w:rsidRPr="009D08DA">
        <w:rPr>
          <w:rFonts w:ascii="Arial" w:hAnsi="Arial"/>
          <w:sz w:val="22"/>
          <w:szCs w:val="22"/>
        </w:rPr>
        <w:t xml:space="preserve"> voltados à arrecadação de tributos e demais receitas municipais, </w:t>
      </w:r>
      <w:r w:rsidR="00AC22B0" w:rsidRPr="009D08DA">
        <w:rPr>
          <w:rFonts w:ascii="Arial" w:hAnsi="Arial"/>
          <w:sz w:val="22"/>
          <w:szCs w:val="22"/>
        </w:rPr>
        <w:t xml:space="preserve">através do </w:t>
      </w:r>
      <w:r w:rsidR="00AC22B0" w:rsidRPr="00645376">
        <w:rPr>
          <w:rFonts w:ascii="Arial" w:hAnsi="Arial"/>
          <w:sz w:val="22"/>
          <w:szCs w:val="22"/>
        </w:rPr>
        <w:t>Débito Direto Autorizado – DDA</w:t>
      </w:r>
      <w:r w:rsidR="00AC22B0" w:rsidRPr="009D08DA">
        <w:rPr>
          <w:rFonts w:ascii="Arial" w:hAnsi="Arial"/>
          <w:sz w:val="22"/>
          <w:szCs w:val="22"/>
        </w:rPr>
        <w:t>, para ampliação dos meios de pagamento, adaptação com os padrões exigidos pelo mercado e redução gradativa da inadimplência arrecadatória;</w:t>
      </w:r>
    </w:p>
    <w:p w14:paraId="786908BF" w14:textId="77777777" w:rsidR="000D6086" w:rsidRPr="009D08DA" w:rsidRDefault="000D6086" w:rsidP="009D08DA">
      <w:pPr>
        <w:spacing w:line="276" w:lineRule="auto"/>
        <w:jc w:val="both"/>
        <w:rPr>
          <w:rFonts w:ascii="Arial" w:hAnsi="Arial"/>
          <w:b/>
          <w:bCs/>
          <w:sz w:val="10"/>
          <w:szCs w:val="10"/>
        </w:rPr>
      </w:pPr>
    </w:p>
    <w:p w14:paraId="70819214"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5.2 Forma de Execução dos Serviços</w:t>
      </w:r>
    </w:p>
    <w:p w14:paraId="35CDEB7F" w14:textId="77777777" w:rsidR="000D6086" w:rsidRPr="009D08DA" w:rsidRDefault="000D6086" w:rsidP="009D08DA">
      <w:pPr>
        <w:spacing w:line="276" w:lineRule="auto"/>
        <w:jc w:val="both"/>
        <w:rPr>
          <w:rFonts w:ascii="Arial" w:hAnsi="Arial"/>
          <w:b/>
          <w:bCs/>
          <w:sz w:val="10"/>
          <w:szCs w:val="10"/>
        </w:rPr>
      </w:pPr>
    </w:p>
    <w:p w14:paraId="37D04612" w14:textId="77777777" w:rsidR="000D6086" w:rsidRPr="009D08DA" w:rsidRDefault="000D6086" w:rsidP="009D08DA">
      <w:pPr>
        <w:spacing w:line="276" w:lineRule="auto"/>
        <w:jc w:val="both"/>
        <w:rPr>
          <w:rFonts w:ascii="Arial" w:hAnsi="Arial"/>
          <w:sz w:val="22"/>
          <w:szCs w:val="22"/>
          <w:vertAlign w:val="superscript"/>
        </w:rPr>
      </w:pPr>
      <w:r w:rsidRPr="009D08DA">
        <w:rPr>
          <w:rFonts w:ascii="Arial" w:hAnsi="Arial"/>
          <w:sz w:val="22"/>
          <w:szCs w:val="22"/>
        </w:rPr>
        <w:t>Os serviços poderão ser rejeitados, no todo ou em parte, quando em desacordo com as especificações constantes neste Termo de Referência e na proposta, devendo ser substituídos no prazo de 30 (trinta) dias, a contar da notificação da contratada, às suas custas, sem prejuízo da aplicação das penalidades.</w:t>
      </w:r>
    </w:p>
    <w:p w14:paraId="4C1CFFB3" w14:textId="77777777" w:rsidR="000D6086" w:rsidRPr="009D08DA" w:rsidRDefault="000D6086" w:rsidP="009D08DA">
      <w:pPr>
        <w:spacing w:line="276" w:lineRule="auto"/>
        <w:jc w:val="both"/>
        <w:rPr>
          <w:rFonts w:ascii="Arial" w:hAnsi="Arial"/>
          <w:b/>
          <w:bCs/>
          <w:sz w:val="10"/>
          <w:szCs w:val="10"/>
        </w:rPr>
      </w:pPr>
    </w:p>
    <w:p w14:paraId="0F8A43BB" w14:textId="77777777" w:rsidR="009D08DA"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 xml:space="preserve">5.3 </w:t>
      </w:r>
      <w:r w:rsidR="009D08DA" w:rsidRPr="009D08DA">
        <w:rPr>
          <w:rFonts w:ascii="Arial" w:hAnsi="Arial"/>
          <w:b/>
          <w:bCs/>
          <w:sz w:val="22"/>
          <w:szCs w:val="22"/>
        </w:rPr>
        <w:t>Fase de Implantação Inicial</w:t>
      </w:r>
    </w:p>
    <w:p w14:paraId="46551E45" w14:textId="77777777" w:rsidR="009D08DA" w:rsidRPr="009D08DA" w:rsidRDefault="009D08DA" w:rsidP="009D08DA">
      <w:pPr>
        <w:spacing w:line="276" w:lineRule="auto"/>
        <w:jc w:val="both"/>
        <w:rPr>
          <w:rFonts w:ascii="Arial" w:hAnsi="Arial"/>
          <w:sz w:val="10"/>
          <w:szCs w:val="10"/>
        </w:rPr>
      </w:pPr>
    </w:p>
    <w:p w14:paraId="4A7725E4"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 xml:space="preserve">Assegura o funcionamento adequado da solução de arrecadação e sua integração ao ambiente tecnológico da Prefeitura. Nessa etapa, realiza-se a parametrização da plataforma, com definição de regras operacionais, tributos, fluxos de arrecadação e configurações de segurança. Também ocorre a criação de perfis de usuários, permitindo a segregação de </w:t>
      </w:r>
      <w:r w:rsidRPr="009D08DA">
        <w:rPr>
          <w:rFonts w:ascii="Arial" w:hAnsi="Arial"/>
          <w:sz w:val="22"/>
          <w:szCs w:val="22"/>
        </w:rPr>
        <w:lastRenderedPageBreak/>
        <w:t>acessos conforme as atribuições de cada servidor ou unidade administrativa, garantindo maior controle e rastreabilidade das operações.</w:t>
      </w:r>
    </w:p>
    <w:p w14:paraId="57F57A16" w14:textId="77777777" w:rsidR="009D08DA" w:rsidRPr="009D08DA" w:rsidRDefault="009D08DA" w:rsidP="009D08DA">
      <w:pPr>
        <w:spacing w:line="276" w:lineRule="auto"/>
        <w:jc w:val="both"/>
        <w:rPr>
          <w:rFonts w:ascii="Arial" w:hAnsi="Arial"/>
          <w:sz w:val="10"/>
          <w:szCs w:val="10"/>
        </w:rPr>
      </w:pPr>
    </w:p>
    <w:p w14:paraId="7F598B29"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Paralelamente, é promovida a integração com os sistemas legados da Prefeitura, viabilizando a troca automatizada de informações cadastrais, financeiras e arrecadatórias, de modo a assegurar continuidade operacional e compatibilidade tecnológica. Complementarmente, a abertura da conta de arrecadação vinculada constitui etapa indispensável para centralização do fluxo financeiro, recepção dos valores pagos pelos contribuintes e adequada conciliação bancária das receitas municipais.</w:t>
      </w:r>
    </w:p>
    <w:p w14:paraId="293C96B0" w14:textId="77777777" w:rsidR="009D08DA" w:rsidRPr="009D08DA" w:rsidRDefault="009D08DA" w:rsidP="009D08DA">
      <w:pPr>
        <w:tabs>
          <w:tab w:val="left" w:pos="1307"/>
        </w:tabs>
        <w:spacing w:line="276" w:lineRule="auto"/>
        <w:jc w:val="both"/>
        <w:rPr>
          <w:rFonts w:ascii="Arial" w:hAnsi="Arial"/>
          <w:sz w:val="10"/>
          <w:szCs w:val="10"/>
        </w:rPr>
      </w:pPr>
      <w:r w:rsidRPr="009D08DA">
        <w:rPr>
          <w:rFonts w:ascii="Arial" w:hAnsi="Arial"/>
          <w:sz w:val="22"/>
          <w:szCs w:val="22"/>
        </w:rPr>
        <w:tab/>
      </w:r>
    </w:p>
    <w:p w14:paraId="146D9BE8" w14:textId="77777777" w:rsidR="009D08DA"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5.4 Fase de Testes</w:t>
      </w:r>
    </w:p>
    <w:p w14:paraId="4C02CF13" w14:textId="77777777" w:rsidR="009D08DA" w:rsidRPr="009D08DA" w:rsidRDefault="009D08DA" w:rsidP="009D08DA">
      <w:pPr>
        <w:spacing w:line="276" w:lineRule="auto"/>
        <w:jc w:val="both"/>
        <w:rPr>
          <w:rFonts w:ascii="Arial" w:hAnsi="Arial"/>
          <w:b/>
          <w:bCs/>
          <w:sz w:val="10"/>
          <w:szCs w:val="10"/>
        </w:rPr>
      </w:pPr>
    </w:p>
    <w:p w14:paraId="22CEE3CC"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A fase de testes e homologação tem por objetivo validar a estabilidade, a segurança e a aderência operacional da solução antes de sua entrada em produção. Nessa etapa, s</w:t>
      </w:r>
      <w:r w:rsidR="00C61F0B">
        <w:rPr>
          <w:rFonts w:ascii="Arial" w:hAnsi="Arial"/>
          <w:sz w:val="22"/>
          <w:szCs w:val="22"/>
        </w:rPr>
        <w:t>er</w:t>
      </w:r>
      <w:r w:rsidRPr="009D08DA">
        <w:rPr>
          <w:rFonts w:ascii="Arial" w:hAnsi="Arial"/>
          <w:sz w:val="22"/>
          <w:szCs w:val="22"/>
        </w:rPr>
        <w:t>ão executados testes específicos de liquidação por meio de DDA, PIX dinâmico e arquivos CNAB 240/400, assegurando a correta comunicação entre a plataforma arrecadadora, as instituições financeiras e os sistemas municipais. Essa etapa é fundamental para identificar eventuais inconsistências operacionais, validar a conciliação financeira e garantir confiabilidade, rastreabilidade e conformidade dos processos arrecadatórios.</w:t>
      </w:r>
    </w:p>
    <w:p w14:paraId="7605BF0E" w14:textId="77777777" w:rsidR="009D08DA" w:rsidRPr="009D08DA" w:rsidRDefault="009D08DA" w:rsidP="009D08DA">
      <w:pPr>
        <w:spacing w:line="276" w:lineRule="auto"/>
        <w:jc w:val="both"/>
        <w:rPr>
          <w:rFonts w:ascii="Arial" w:hAnsi="Arial"/>
          <w:sz w:val="10"/>
          <w:szCs w:val="10"/>
        </w:rPr>
      </w:pPr>
    </w:p>
    <w:p w14:paraId="557F73E5" w14:textId="77777777" w:rsidR="009D08DA"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5.5 Fase de Operação Assistida</w:t>
      </w:r>
    </w:p>
    <w:p w14:paraId="158E031E" w14:textId="77777777" w:rsidR="009D08DA" w:rsidRPr="009D08DA" w:rsidRDefault="009D08DA" w:rsidP="009D08DA">
      <w:pPr>
        <w:spacing w:line="276" w:lineRule="auto"/>
        <w:jc w:val="both"/>
        <w:rPr>
          <w:rFonts w:ascii="Arial" w:hAnsi="Arial"/>
          <w:sz w:val="10"/>
          <w:szCs w:val="10"/>
        </w:rPr>
      </w:pPr>
    </w:p>
    <w:p w14:paraId="041A5119" w14:textId="47703DE4" w:rsidR="009D08DA" w:rsidRPr="009D08DA" w:rsidRDefault="009D08DA" w:rsidP="009D08DA">
      <w:pPr>
        <w:spacing w:line="276" w:lineRule="auto"/>
        <w:jc w:val="both"/>
        <w:rPr>
          <w:rFonts w:ascii="Arial" w:hAnsi="Arial"/>
          <w:sz w:val="22"/>
          <w:szCs w:val="22"/>
        </w:rPr>
      </w:pPr>
      <w:r w:rsidRPr="009D08DA">
        <w:rPr>
          <w:rFonts w:ascii="Arial" w:hAnsi="Arial"/>
          <w:sz w:val="22"/>
          <w:szCs w:val="22"/>
        </w:rPr>
        <w:t xml:space="preserve">Corresponde ao início da utilização da solução em ambiente real, com execução supervisionada das primeiras cobranças efetivas do Município. Nessa etapa, a contratada </w:t>
      </w:r>
      <w:del w:id="420" w:author="#3" w:date="2026-06-15T16:24:00Z" w16du:dateUtc="2026-06-15T19:24:00Z">
        <w:r w:rsidRPr="009D08DA">
          <w:rPr>
            <w:rFonts w:ascii="Arial" w:hAnsi="Arial"/>
            <w:sz w:val="22"/>
            <w:szCs w:val="22"/>
          </w:rPr>
          <w:delText>acompanha</w:delText>
        </w:r>
      </w:del>
      <w:ins w:id="421" w:author="#3" w:date="2026-06-15T16:24:00Z" w16du:dateUtc="2026-06-15T19:24:00Z">
        <w:r w:rsidRPr="009D08DA">
          <w:rPr>
            <w:rFonts w:ascii="Arial" w:hAnsi="Arial"/>
            <w:sz w:val="22"/>
            <w:szCs w:val="22"/>
          </w:rPr>
          <w:t>acompanha</w:t>
        </w:r>
        <w:r w:rsidR="004412F5">
          <w:rPr>
            <w:rFonts w:ascii="Arial" w:hAnsi="Arial"/>
            <w:sz w:val="22"/>
            <w:szCs w:val="22"/>
          </w:rPr>
          <w:t>rá</w:t>
        </w:r>
      </w:ins>
      <w:r w:rsidRPr="009D08DA">
        <w:rPr>
          <w:rFonts w:ascii="Arial" w:hAnsi="Arial"/>
          <w:sz w:val="22"/>
          <w:szCs w:val="22"/>
        </w:rPr>
        <w:t xml:space="preserve"> de forma próxima o processamento das operações arrecadatórias, prestando suporte técnico contínuo e atuando preventivamente na identificação e correção de eventuais inconsistências.</w:t>
      </w:r>
    </w:p>
    <w:p w14:paraId="00A5CC3B" w14:textId="77777777" w:rsidR="009D08DA" w:rsidRPr="009D08DA" w:rsidRDefault="009D08DA" w:rsidP="009D08DA">
      <w:pPr>
        <w:spacing w:line="276" w:lineRule="auto"/>
        <w:jc w:val="both"/>
        <w:rPr>
          <w:rFonts w:ascii="Arial" w:hAnsi="Arial"/>
          <w:sz w:val="10"/>
          <w:szCs w:val="10"/>
        </w:rPr>
      </w:pPr>
    </w:p>
    <w:p w14:paraId="7398A3FC"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O acompanhamento conjunto da equipe técnica da Secretaria da Fazenda permite validar os fluxos operacionais, a liquidação financeira e a integração entre os sistemas envolvidos, garantindo maior segurança na transição para a operação plena. Essa fase também contribui para o treinamento prático dos usuários, estabilização da plataforma e consolidação dos procedimentos operacionais da arrecadação municipal.</w:t>
      </w:r>
    </w:p>
    <w:p w14:paraId="41D7EF5D" w14:textId="77777777" w:rsidR="009D08DA" w:rsidRPr="009D08DA" w:rsidRDefault="009D08DA" w:rsidP="009D08DA">
      <w:pPr>
        <w:spacing w:line="276" w:lineRule="auto"/>
        <w:jc w:val="both"/>
        <w:rPr>
          <w:rFonts w:ascii="Arial" w:hAnsi="Arial"/>
          <w:sz w:val="10"/>
          <w:szCs w:val="10"/>
        </w:rPr>
      </w:pPr>
    </w:p>
    <w:p w14:paraId="140688B2" w14:textId="77777777" w:rsidR="009D08DA"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5.6 Fase de Operação Contínua</w:t>
      </w:r>
    </w:p>
    <w:p w14:paraId="59B6DA32" w14:textId="77777777" w:rsidR="009D08DA" w:rsidRPr="009D08DA" w:rsidRDefault="009D08DA" w:rsidP="009D08DA">
      <w:pPr>
        <w:spacing w:line="276" w:lineRule="auto"/>
        <w:jc w:val="both"/>
        <w:rPr>
          <w:rFonts w:ascii="Arial" w:hAnsi="Arial"/>
          <w:b/>
          <w:bCs/>
          <w:sz w:val="10"/>
          <w:szCs w:val="10"/>
        </w:rPr>
      </w:pPr>
    </w:p>
    <w:p w14:paraId="56DD9F95"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A fase de operação contínua corresponde à execução regular e permanente dos serviços de arrecadação, com processamento das rotinas de geração, registro, liquidação e conciliação das guias emitidas pelo Município. Nessa etapa, a solução opera em ambiente seguro em nuvem, garantindo disponibilidade, escalabilidade, integridade das informações e continuidade dos serviços conforme a demanda da Administração Pública.</w:t>
      </w:r>
    </w:p>
    <w:p w14:paraId="0F3FF4CB" w14:textId="77777777" w:rsidR="009D08DA" w:rsidRPr="009D08DA" w:rsidRDefault="009D08DA" w:rsidP="009D08DA">
      <w:pPr>
        <w:spacing w:line="276" w:lineRule="auto"/>
        <w:jc w:val="both"/>
        <w:rPr>
          <w:rFonts w:ascii="Arial" w:hAnsi="Arial"/>
          <w:sz w:val="10"/>
          <w:szCs w:val="10"/>
        </w:rPr>
      </w:pPr>
    </w:p>
    <w:p w14:paraId="239EC52C"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A operacionalização contínua permite o acompanhamento em tempo real das receitas arrecadadas, a automatização dos fluxos financeiros e a integração permanente com os sistemas municipais e bancários. Além disso, assegura maior eficiência operacional, rastreabilidade das transações e suporte técnico necessário para manutenção da estabilidade e segurança do ambiente arrecadador.</w:t>
      </w:r>
    </w:p>
    <w:p w14:paraId="1CFEF005" w14:textId="77777777" w:rsidR="009D08DA" w:rsidRPr="009D08DA" w:rsidRDefault="009D08DA" w:rsidP="009D08DA">
      <w:pPr>
        <w:spacing w:line="276" w:lineRule="auto"/>
        <w:jc w:val="both"/>
        <w:rPr>
          <w:rFonts w:ascii="Arial" w:hAnsi="Arial"/>
          <w:sz w:val="10"/>
          <w:szCs w:val="10"/>
        </w:rPr>
      </w:pPr>
    </w:p>
    <w:p w14:paraId="7B4AAAC8" w14:textId="77777777" w:rsidR="009D08DA"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5.7 Fase de Suporte Contínuo</w:t>
      </w:r>
    </w:p>
    <w:p w14:paraId="7A86B8FB" w14:textId="77777777" w:rsidR="009D08DA" w:rsidRPr="009D08DA" w:rsidRDefault="009D08DA" w:rsidP="009D08DA">
      <w:pPr>
        <w:spacing w:line="276" w:lineRule="auto"/>
        <w:jc w:val="both"/>
        <w:rPr>
          <w:rFonts w:ascii="Arial" w:hAnsi="Arial"/>
          <w:b/>
          <w:bCs/>
          <w:sz w:val="10"/>
          <w:szCs w:val="10"/>
        </w:rPr>
      </w:pPr>
    </w:p>
    <w:p w14:paraId="1D737EFB"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 xml:space="preserve">A fase de suporte contínuo compreende a prestação permanente de atendimento técnico aos usuários e gestores da solução arrecadatória, com suporte realizado por meio de </w:t>
      </w:r>
      <w:proofErr w:type="spellStart"/>
      <w:r w:rsidRPr="009D08DA">
        <w:rPr>
          <w:rFonts w:ascii="Arial" w:hAnsi="Arial"/>
          <w:i/>
          <w:iCs/>
          <w:sz w:val="22"/>
          <w:szCs w:val="22"/>
        </w:rPr>
        <w:t>helpdesk</w:t>
      </w:r>
      <w:proofErr w:type="spellEnd"/>
      <w:r w:rsidRPr="009D08DA">
        <w:rPr>
          <w:rFonts w:ascii="Arial" w:hAnsi="Arial"/>
          <w:sz w:val="22"/>
          <w:szCs w:val="22"/>
        </w:rPr>
        <w:t xml:space="preserve"> via telefone, e-mail ou chat online. Essa etapa tem por finalidade assegurar a continuidade </w:t>
      </w:r>
      <w:r w:rsidRPr="009D08DA">
        <w:rPr>
          <w:rFonts w:ascii="Arial" w:hAnsi="Arial"/>
          <w:sz w:val="22"/>
          <w:szCs w:val="22"/>
        </w:rPr>
        <w:lastRenderedPageBreak/>
        <w:t>operacional dos serviços, promover a rápida resolução de incidentes e prestar orientações quanto à utilização da plataforma.</w:t>
      </w:r>
    </w:p>
    <w:p w14:paraId="72DB1828" w14:textId="77777777" w:rsidR="009D08DA" w:rsidRPr="009D08DA" w:rsidRDefault="009D08DA" w:rsidP="009D08DA">
      <w:pPr>
        <w:spacing w:line="276" w:lineRule="auto"/>
        <w:jc w:val="both"/>
        <w:rPr>
          <w:rFonts w:ascii="Arial" w:hAnsi="Arial"/>
          <w:sz w:val="10"/>
          <w:szCs w:val="10"/>
        </w:rPr>
      </w:pPr>
    </w:p>
    <w:p w14:paraId="5A3AA07B"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 xml:space="preserve">O atendimento deverá observar o SLA </w:t>
      </w:r>
      <w:r w:rsidRPr="009D08DA">
        <w:rPr>
          <w:rFonts w:ascii="Arial" w:hAnsi="Arial"/>
          <w:bCs/>
          <w:sz w:val="22"/>
          <w:szCs w:val="22"/>
        </w:rPr>
        <w:t>(</w:t>
      </w:r>
      <w:r w:rsidRPr="009D08DA">
        <w:rPr>
          <w:rFonts w:ascii="Arial" w:hAnsi="Arial"/>
          <w:bCs/>
          <w:i/>
          <w:iCs/>
          <w:sz w:val="22"/>
          <w:szCs w:val="22"/>
        </w:rPr>
        <w:t xml:space="preserve">Service </w:t>
      </w:r>
      <w:proofErr w:type="spellStart"/>
      <w:r w:rsidRPr="009D08DA">
        <w:rPr>
          <w:rFonts w:ascii="Arial" w:hAnsi="Arial"/>
          <w:bCs/>
          <w:i/>
          <w:iCs/>
          <w:sz w:val="22"/>
          <w:szCs w:val="22"/>
        </w:rPr>
        <w:t>Level</w:t>
      </w:r>
      <w:proofErr w:type="spellEnd"/>
      <w:r w:rsidRPr="009D08DA">
        <w:rPr>
          <w:rFonts w:ascii="Arial" w:hAnsi="Arial"/>
          <w:bCs/>
          <w:i/>
          <w:iCs/>
          <w:sz w:val="22"/>
          <w:szCs w:val="22"/>
        </w:rPr>
        <w:t xml:space="preserve"> </w:t>
      </w:r>
      <w:proofErr w:type="spellStart"/>
      <w:r w:rsidRPr="009D08DA">
        <w:rPr>
          <w:rFonts w:ascii="Arial" w:hAnsi="Arial"/>
          <w:bCs/>
          <w:i/>
          <w:iCs/>
          <w:sz w:val="22"/>
          <w:szCs w:val="22"/>
        </w:rPr>
        <w:t>Agreement</w:t>
      </w:r>
      <w:proofErr w:type="spellEnd"/>
      <w:r w:rsidRPr="009D08DA">
        <w:rPr>
          <w:rFonts w:ascii="Arial" w:hAnsi="Arial"/>
          <w:bCs/>
          <w:i/>
          <w:iCs/>
          <w:sz w:val="22"/>
          <w:szCs w:val="22"/>
        </w:rPr>
        <w:t xml:space="preserve"> - </w:t>
      </w:r>
      <w:r w:rsidRPr="009D08DA">
        <w:rPr>
          <w:rFonts w:ascii="Arial" w:hAnsi="Arial"/>
          <w:bCs/>
          <w:sz w:val="22"/>
          <w:szCs w:val="22"/>
        </w:rPr>
        <w:t>Acordo de Nível de Serviço)</w:t>
      </w:r>
      <w:r w:rsidRPr="009D08DA">
        <w:rPr>
          <w:rFonts w:ascii="Arial" w:hAnsi="Arial"/>
          <w:b/>
          <w:bCs/>
          <w:sz w:val="22"/>
          <w:szCs w:val="22"/>
        </w:rPr>
        <w:t xml:space="preserve"> </w:t>
      </w:r>
      <w:r w:rsidRPr="009D08DA">
        <w:rPr>
          <w:rFonts w:ascii="Arial" w:hAnsi="Arial"/>
          <w:bCs/>
          <w:sz w:val="22"/>
          <w:szCs w:val="22"/>
        </w:rPr>
        <w:t>estabelecidos com o</w:t>
      </w:r>
      <w:r w:rsidRPr="009D08DA">
        <w:rPr>
          <w:rFonts w:ascii="Arial" w:hAnsi="Arial"/>
          <w:sz w:val="22"/>
          <w:szCs w:val="22"/>
        </w:rPr>
        <w:t xml:space="preserve"> máximo de 24 horas úteis para resposta e tratamento das demandas, considerando o horário regular de funcionamento do suporte técnico, das 8h às 12h e das 14h às 18h, em dias úteis. A manutenção de suporte contínuo contribui para a estabilidade do ambiente arrecadador, mitigação de falhas operacionais e garantia da eficiência dos processos de arrecadação municipal</w:t>
      </w:r>
    </w:p>
    <w:p w14:paraId="162B6288" w14:textId="77777777" w:rsidR="009D08DA" w:rsidRPr="009D08DA" w:rsidRDefault="009D08DA" w:rsidP="009D08DA">
      <w:pPr>
        <w:spacing w:line="276" w:lineRule="auto"/>
        <w:jc w:val="both"/>
        <w:rPr>
          <w:rFonts w:ascii="Arial" w:hAnsi="Arial"/>
          <w:sz w:val="10"/>
          <w:szCs w:val="10"/>
        </w:rPr>
      </w:pPr>
    </w:p>
    <w:p w14:paraId="196FB8B3" w14:textId="77777777" w:rsidR="009D08DA" w:rsidRDefault="009D08DA" w:rsidP="009D08DA">
      <w:pPr>
        <w:spacing w:line="276" w:lineRule="auto"/>
        <w:jc w:val="both"/>
        <w:rPr>
          <w:rFonts w:ascii="Arial" w:hAnsi="Arial"/>
          <w:b/>
          <w:bCs/>
          <w:sz w:val="22"/>
          <w:szCs w:val="22"/>
        </w:rPr>
      </w:pPr>
      <w:r w:rsidRPr="009D08DA">
        <w:rPr>
          <w:rFonts w:ascii="Arial" w:hAnsi="Arial"/>
          <w:b/>
          <w:bCs/>
          <w:sz w:val="22"/>
          <w:szCs w:val="22"/>
        </w:rPr>
        <w:t>5.8 Fase de Manutenção Evolutiva</w:t>
      </w:r>
    </w:p>
    <w:p w14:paraId="6E0D74D4" w14:textId="77777777" w:rsidR="00C61F0B" w:rsidRPr="00C61F0B" w:rsidRDefault="00C61F0B" w:rsidP="009D08DA">
      <w:pPr>
        <w:spacing w:line="276" w:lineRule="auto"/>
        <w:jc w:val="both"/>
        <w:rPr>
          <w:rFonts w:ascii="Arial" w:hAnsi="Arial"/>
          <w:b/>
          <w:bCs/>
          <w:sz w:val="10"/>
          <w:szCs w:val="10"/>
        </w:rPr>
      </w:pPr>
    </w:p>
    <w:p w14:paraId="1547E600" w14:textId="77777777" w:rsidR="00C61F0B" w:rsidRPr="00BD7468" w:rsidRDefault="00C61F0B" w:rsidP="00C61F0B">
      <w:pPr>
        <w:spacing w:line="276" w:lineRule="auto"/>
        <w:jc w:val="both"/>
        <w:rPr>
          <w:rFonts w:ascii="Arial" w:hAnsi="Arial"/>
        </w:rPr>
      </w:pPr>
      <w:r w:rsidRPr="007775A2">
        <w:rPr>
          <w:rFonts w:ascii="Arial" w:hAnsi="Arial"/>
        </w:rPr>
        <w:t>A fase de manutenção evolutiva consiste na atualização contínua da solução arrecadatória, com melhorias e adequações tecnológicas alinhadas às normas do Banco Central do Brasil, da FEBRABAN e da legislação tributária municipal, garantindo conformidade, segurança, modernização e continuidade dos serviços.</w:t>
      </w:r>
    </w:p>
    <w:p w14:paraId="024F4095" w14:textId="77777777" w:rsidR="009D08DA" w:rsidRPr="009D08DA" w:rsidRDefault="009D08DA" w:rsidP="009D08DA">
      <w:pPr>
        <w:spacing w:line="276" w:lineRule="auto"/>
        <w:jc w:val="both"/>
        <w:rPr>
          <w:rFonts w:ascii="Arial" w:hAnsi="Arial"/>
          <w:sz w:val="10"/>
          <w:szCs w:val="10"/>
        </w:rPr>
      </w:pPr>
    </w:p>
    <w:p w14:paraId="356D388C" w14:textId="77777777" w:rsidR="009D08DA" w:rsidRPr="009D08DA" w:rsidRDefault="009D08DA" w:rsidP="009D08DA">
      <w:pPr>
        <w:spacing w:line="276" w:lineRule="auto"/>
        <w:jc w:val="both"/>
        <w:rPr>
          <w:rFonts w:ascii="Arial" w:hAnsi="Arial"/>
          <w:sz w:val="22"/>
          <w:szCs w:val="22"/>
        </w:rPr>
      </w:pPr>
      <w:r w:rsidRPr="009D08DA">
        <w:rPr>
          <w:rFonts w:ascii="Arial" w:hAnsi="Arial"/>
          <w:sz w:val="22"/>
          <w:szCs w:val="22"/>
        </w:rPr>
        <w:t>Além disso, a manutenção evolutiva contribui para o aprimoramento da experiência dos usuários, ampliação das funcionalidades e modernização contínua do ambiente arrecadador.</w:t>
      </w:r>
    </w:p>
    <w:p w14:paraId="3A1F10FA" w14:textId="77777777" w:rsidR="009D08DA" w:rsidRPr="009D08DA" w:rsidRDefault="009D08DA" w:rsidP="009D08DA">
      <w:pPr>
        <w:spacing w:line="276" w:lineRule="auto"/>
        <w:jc w:val="both"/>
        <w:rPr>
          <w:rFonts w:ascii="Arial" w:hAnsi="Arial"/>
          <w:b/>
          <w:bCs/>
          <w:sz w:val="10"/>
          <w:szCs w:val="10"/>
        </w:rPr>
      </w:pPr>
    </w:p>
    <w:p w14:paraId="54DB278D" w14:textId="77777777" w:rsidR="000D6086"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 xml:space="preserve">5.9 </w:t>
      </w:r>
      <w:r w:rsidR="000D6086" w:rsidRPr="009D08DA">
        <w:rPr>
          <w:rFonts w:ascii="Arial" w:hAnsi="Arial"/>
          <w:b/>
          <w:bCs/>
          <w:sz w:val="22"/>
          <w:szCs w:val="22"/>
        </w:rPr>
        <w:t>Fluxo Operacional da Arrecadação</w:t>
      </w:r>
    </w:p>
    <w:p w14:paraId="7689392A" w14:textId="77777777" w:rsidR="000D6086" w:rsidRPr="009D08DA" w:rsidRDefault="000D6086" w:rsidP="009D08DA">
      <w:pPr>
        <w:spacing w:line="276" w:lineRule="auto"/>
        <w:jc w:val="both"/>
        <w:rPr>
          <w:rFonts w:ascii="Arial" w:hAnsi="Arial"/>
          <w:b/>
          <w:bCs/>
          <w:sz w:val="10"/>
          <w:szCs w:val="10"/>
        </w:rPr>
      </w:pPr>
    </w:p>
    <w:p w14:paraId="09630483"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Compreende os procedimentos que viabilizam a entrada efetiva de receitas nos cofres públicos, desde o pagamento realizado pelo contribuinte até a sua contabilização pelo ente público, cuja execução deverá observar, no mínimo, as seguintes etapas:</w:t>
      </w:r>
    </w:p>
    <w:p w14:paraId="36B0B9A2" w14:textId="77777777" w:rsidR="00AC22B0" w:rsidRPr="009D08DA" w:rsidRDefault="000D6086" w:rsidP="009D08DA">
      <w:pPr>
        <w:spacing w:line="276" w:lineRule="auto"/>
        <w:rPr>
          <w:rFonts w:ascii="Arial" w:hAnsi="Arial"/>
          <w:sz w:val="22"/>
          <w:szCs w:val="22"/>
        </w:rPr>
      </w:pPr>
      <w:r w:rsidRPr="009D08DA">
        <w:rPr>
          <w:rFonts w:ascii="Arial" w:hAnsi="Arial"/>
          <w:sz w:val="22"/>
          <w:szCs w:val="22"/>
        </w:rPr>
        <w:t xml:space="preserve">I – </w:t>
      </w:r>
      <w:proofErr w:type="gramStart"/>
      <w:r w:rsidRPr="009D08DA">
        <w:rPr>
          <w:rFonts w:ascii="Arial" w:hAnsi="Arial"/>
          <w:sz w:val="22"/>
          <w:szCs w:val="22"/>
        </w:rPr>
        <w:t>disponibilização</w:t>
      </w:r>
      <w:proofErr w:type="gramEnd"/>
      <w:r w:rsidR="00AC22B0" w:rsidRPr="009D08DA">
        <w:rPr>
          <w:rFonts w:ascii="Arial" w:hAnsi="Arial"/>
          <w:sz w:val="22"/>
          <w:szCs w:val="22"/>
        </w:rPr>
        <w:t xml:space="preserve"> eletrônica no sistema DDA, permitindo ao contribuinte visualizar e pagar a obrigação tributária diretamente nos canais digitais bancários, sem necessidade de boleto físico;</w:t>
      </w:r>
    </w:p>
    <w:p w14:paraId="34CE3D7D" w14:textId="77777777" w:rsidR="00AC22B0" w:rsidRPr="009D08DA" w:rsidRDefault="00AC22B0" w:rsidP="009D08DA">
      <w:pPr>
        <w:spacing w:line="276" w:lineRule="auto"/>
        <w:jc w:val="both"/>
        <w:rPr>
          <w:rFonts w:ascii="Arial" w:hAnsi="Arial"/>
          <w:sz w:val="22"/>
          <w:szCs w:val="22"/>
        </w:rPr>
      </w:pPr>
      <w:r w:rsidRPr="009D08DA">
        <w:rPr>
          <w:rFonts w:ascii="Arial" w:hAnsi="Arial"/>
          <w:sz w:val="22"/>
          <w:szCs w:val="22"/>
        </w:rPr>
        <w:t xml:space="preserve">II – </w:t>
      </w:r>
      <w:proofErr w:type="gramStart"/>
      <w:r w:rsidRPr="009D08DA">
        <w:rPr>
          <w:rFonts w:ascii="Arial" w:hAnsi="Arial"/>
          <w:sz w:val="22"/>
          <w:szCs w:val="22"/>
        </w:rPr>
        <w:t>pagamento</w:t>
      </w:r>
      <w:proofErr w:type="gramEnd"/>
      <w:r w:rsidRPr="009D08DA">
        <w:rPr>
          <w:rFonts w:ascii="Arial" w:hAnsi="Arial"/>
          <w:sz w:val="22"/>
          <w:szCs w:val="22"/>
        </w:rPr>
        <w:t xml:space="preserve"> pelo contribuinte no próprio ambiente bancário, por DDA, código de barras ou PIX vinculado à guia híbrida, e o banco comunica automaticamente ao sistema do Município a confirmação da liquidação;</w:t>
      </w:r>
    </w:p>
    <w:p w14:paraId="6719C2BE" w14:textId="77777777" w:rsidR="00AC22B0" w:rsidRPr="009D08DA" w:rsidRDefault="00AC22B0" w:rsidP="009D08DA">
      <w:pPr>
        <w:spacing w:line="276" w:lineRule="auto"/>
        <w:jc w:val="both"/>
        <w:rPr>
          <w:rFonts w:ascii="Arial" w:hAnsi="Arial"/>
          <w:sz w:val="22"/>
          <w:szCs w:val="22"/>
        </w:rPr>
      </w:pPr>
      <w:r w:rsidRPr="009D08DA">
        <w:rPr>
          <w:rFonts w:ascii="Arial" w:hAnsi="Arial"/>
          <w:sz w:val="22"/>
          <w:szCs w:val="22"/>
        </w:rPr>
        <w:t>III - após</w:t>
      </w:r>
      <w:r w:rsidRPr="008A686E">
        <w:rPr>
          <w:rFonts w:ascii="Arial" w:hAnsi="Arial"/>
          <w:sz w:val="22"/>
          <w:szCs w:val="22"/>
        </w:rPr>
        <w:t xml:space="preserve"> o recebimento do retorno bancário, ocorre a baixa automática da guia no sistema tributário municipal, seguida da conciliação financeira em tempo real, garantindo a atualização do status da obrigação tributária e evitando pagamentos duplicados</w:t>
      </w:r>
      <w:r w:rsidRPr="009D08DA">
        <w:rPr>
          <w:rFonts w:ascii="Arial" w:hAnsi="Arial"/>
          <w:sz w:val="22"/>
          <w:szCs w:val="22"/>
        </w:rPr>
        <w:t>;</w:t>
      </w:r>
    </w:p>
    <w:p w14:paraId="6250E729" w14:textId="77777777" w:rsidR="00AC22B0" w:rsidRPr="008A686E" w:rsidRDefault="00AC22B0" w:rsidP="009D08DA">
      <w:pPr>
        <w:spacing w:line="276" w:lineRule="auto"/>
        <w:jc w:val="both"/>
        <w:rPr>
          <w:rFonts w:ascii="Arial" w:hAnsi="Arial"/>
          <w:sz w:val="22"/>
          <w:szCs w:val="22"/>
        </w:rPr>
      </w:pPr>
      <w:r w:rsidRPr="009D08DA">
        <w:rPr>
          <w:rFonts w:ascii="Arial" w:hAnsi="Arial"/>
          <w:sz w:val="22"/>
          <w:szCs w:val="22"/>
        </w:rPr>
        <w:t xml:space="preserve">IV - </w:t>
      </w:r>
      <w:proofErr w:type="gramStart"/>
      <w:r w:rsidRPr="009D08DA">
        <w:rPr>
          <w:rFonts w:ascii="Arial" w:hAnsi="Arial"/>
          <w:sz w:val="22"/>
          <w:szCs w:val="22"/>
        </w:rPr>
        <w:t>os</w:t>
      </w:r>
      <w:proofErr w:type="gramEnd"/>
      <w:r w:rsidRPr="009D08DA">
        <w:rPr>
          <w:rFonts w:ascii="Arial" w:hAnsi="Arial"/>
          <w:sz w:val="22"/>
          <w:szCs w:val="22"/>
        </w:rPr>
        <w:t xml:space="preserve"> dados de arrecadação são consolidados em relatórios e painéis gerenciais, permitindo o controle, a auditoria, o monitoramento da inadimplência e o apoio à tomada de decisão da Administração Municipal.</w:t>
      </w:r>
    </w:p>
    <w:p w14:paraId="54C0FE90" w14:textId="77777777" w:rsidR="000D6086" w:rsidRPr="009D08DA" w:rsidRDefault="000D6086" w:rsidP="009D08DA">
      <w:pPr>
        <w:spacing w:line="276" w:lineRule="auto"/>
        <w:jc w:val="both"/>
        <w:rPr>
          <w:rFonts w:ascii="Arial" w:hAnsi="Arial"/>
          <w:b/>
          <w:bCs/>
          <w:sz w:val="10"/>
          <w:szCs w:val="10"/>
        </w:rPr>
      </w:pPr>
    </w:p>
    <w:p w14:paraId="0AF2BF05" w14:textId="77777777" w:rsidR="000D6086"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 xml:space="preserve">5.10 </w:t>
      </w:r>
      <w:r w:rsidR="000D6086" w:rsidRPr="009D08DA">
        <w:rPr>
          <w:rFonts w:ascii="Arial" w:hAnsi="Arial"/>
          <w:b/>
          <w:bCs/>
          <w:sz w:val="22"/>
          <w:szCs w:val="22"/>
        </w:rPr>
        <w:t>Prazos de Processamento e Repasse</w:t>
      </w:r>
    </w:p>
    <w:p w14:paraId="1D96DB17" w14:textId="77777777" w:rsidR="000D6086" w:rsidRPr="009D08DA" w:rsidRDefault="000D6086" w:rsidP="009D08DA">
      <w:pPr>
        <w:spacing w:line="276" w:lineRule="auto"/>
        <w:jc w:val="both"/>
        <w:rPr>
          <w:rFonts w:ascii="Arial" w:hAnsi="Arial"/>
          <w:b/>
          <w:bCs/>
          <w:sz w:val="10"/>
          <w:szCs w:val="10"/>
        </w:rPr>
      </w:pPr>
    </w:p>
    <w:p w14:paraId="3F5FC4A4"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 Contratada deverá observar os prazos estabelecidos para processamento das transações e repasse dos valores arrecadados (D+1), conforme definido neste Termo de Referência e nas normas operacionais da Contratante.</w:t>
      </w:r>
    </w:p>
    <w:p w14:paraId="5807A5C3" w14:textId="77777777" w:rsidR="000D6086" w:rsidRPr="009D08DA" w:rsidRDefault="000D6086" w:rsidP="009D08DA">
      <w:pPr>
        <w:spacing w:line="276" w:lineRule="auto"/>
        <w:jc w:val="both"/>
        <w:rPr>
          <w:rFonts w:ascii="Arial" w:hAnsi="Arial"/>
          <w:sz w:val="10"/>
          <w:szCs w:val="10"/>
        </w:rPr>
      </w:pPr>
    </w:p>
    <w:p w14:paraId="386F100B" w14:textId="77777777" w:rsidR="000D6086" w:rsidRPr="009D08DA" w:rsidRDefault="009D08DA" w:rsidP="009D08DA">
      <w:pPr>
        <w:spacing w:line="276" w:lineRule="auto"/>
        <w:jc w:val="both"/>
        <w:rPr>
          <w:rFonts w:ascii="Arial" w:hAnsi="Arial"/>
          <w:b/>
          <w:bCs/>
          <w:sz w:val="22"/>
          <w:szCs w:val="22"/>
        </w:rPr>
      </w:pPr>
      <w:r w:rsidRPr="009D08DA">
        <w:rPr>
          <w:rFonts w:ascii="Arial" w:hAnsi="Arial"/>
          <w:b/>
          <w:bCs/>
          <w:sz w:val="22"/>
          <w:szCs w:val="22"/>
        </w:rPr>
        <w:t xml:space="preserve">5.11 </w:t>
      </w:r>
      <w:r w:rsidR="000D6086" w:rsidRPr="009D08DA">
        <w:rPr>
          <w:rFonts w:ascii="Arial" w:hAnsi="Arial"/>
          <w:b/>
          <w:bCs/>
          <w:sz w:val="22"/>
          <w:szCs w:val="22"/>
        </w:rPr>
        <w:t>Obrigações da Contratada na Execução</w:t>
      </w:r>
    </w:p>
    <w:p w14:paraId="17C7468C" w14:textId="77777777" w:rsidR="000D6086" w:rsidRPr="009D08DA" w:rsidRDefault="000D6086" w:rsidP="009D08DA">
      <w:pPr>
        <w:spacing w:line="276" w:lineRule="auto"/>
        <w:jc w:val="both"/>
        <w:rPr>
          <w:rFonts w:ascii="Arial" w:hAnsi="Arial"/>
          <w:b/>
          <w:bCs/>
          <w:sz w:val="10"/>
          <w:szCs w:val="10"/>
        </w:rPr>
      </w:pPr>
    </w:p>
    <w:p w14:paraId="52EA2673" w14:textId="77777777" w:rsidR="000D6086" w:rsidRPr="009D08DA" w:rsidRDefault="000D6086" w:rsidP="009D08DA">
      <w:pPr>
        <w:spacing w:line="276" w:lineRule="auto"/>
        <w:rPr>
          <w:rFonts w:ascii="Arial" w:hAnsi="Arial"/>
          <w:sz w:val="22"/>
          <w:szCs w:val="22"/>
        </w:rPr>
      </w:pPr>
      <w:r w:rsidRPr="009D08DA">
        <w:rPr>
          <w:rFonts w:ascii="Arial" w:hAnsi="Arial"/>
          <w:sz w:val="22"/>
          <w:szCs w:val="22"/>
        </w:rPr>
        <w:t>Compete à Contratada:</w:t>
      </w:r>
      <w:r w:rsidRPr="009D08DA">
        <w:rPr>
          <w:rFonts w:ascii="Arial" w:hAnsi="Arial"/>
          <w:sz w:val="22"/>
          <w:szCs w:val="22"/>
        </w:rPr>
        <w:br/>
        <w:t>I – garantir a adequada prestação dos serviços, em conformidade com as especificações contratuais;</w:t>
      </w:r>
    </w:p>
    <w:p w14:paraId="7BD1EF74" w14:textId="77777777" w:rsidR="000D6086" w:rsidRPr="009D08DA" w:rsidRDefault="000D6086" w:rsidP="009D08DA">
      <w:pPr>
        <w:spacing w:line="276" w:lineRule="auto"/>
        <w:rPr>
          <w:rFonts w:ascii="Arial" w:hAnsi="Arial"/>
          <w:sz w:val="22"/>
          <w:szCs w:val="22"/>
        </w:rPr>
      </w:pPr>
      <w:r w:rsidRPr="009D08DA">
        <w:rPr>
          <w:rFonts w:ascii="Arial" w:hAnsi="Arial"/>
          <w:sz w:val="22"/>
          <w:szCs w:val="22"/>
        </w:rPr>
        <w:t xml:space="preserve">II – </w:t>
      </w:r>
      <w:proofErr w:type="gramStart"/>
      <w:r w:rsidR="009D08DA" w:rsidRPr="009D08DA">
        <w:rPr>
          <w:rFonts w:ascii="Arial" w:hAnsi="Arial"/>
          <w:sz w:val="22"/>
          <w:szCs w:val="22"/>
        </w:rPr>
        <w:t>garantir</w:t>
      </w:r>
      <w:proofErr w:type="gramEnd"/>
      <w:r w:rsidRPr="009D08DA">
        <w:rPr>
          <w:rFonts w:ascii="Arial" w:hAnsi="Arial"/>
          <w:sz w:val="22"/>
          <w:szCs w:val="22"/>
        </w:rPr>
        <w:t xml:space="preserve"> a segurança, integridade e sigilo das informações;</w:t>
      </w:r>
      <w:r w:rsidRPr="009D08DA">
        <w:rPr>
          <w:rFonts w:ascii="Arial" w:hAnsi="Arial"/>
          <w:sz w:val="22"/>
          <w:szCs w:val="22"/>
        </w:rPr>
        <w:br/>
        <w:t>III – cumprir os prazos de processamento, liquidação e repasse;</w:t>
      </w:r>
      <w:r w:rsidRPr="009D08DA">
        <w:rPr>
          <w:rFonts w:ascii="Arial" w:hAnsi="Arial"/>
          <w:sz w:val="22"/>
          <w:szCs w:val="22"/>
        </w:rPr>
        <w:br/>
        <w:t>IV – manter a regularidade e disponibilidade dos canais de arrecadação;</w:t>
      </w:r>
      <w:r w:rsidRPr="009D08DA">
        <w:rPr>
          <w:rFonts w:ascii="Arial" w:hAnsi="Arial"/>
          <w:sz w:val="22"/>
          <w:szCs w:val="22"/>
        </w:rPr>
        <w:br/>
        <w:t>V – comunicar tempestivamente quaisquer falhas ou inconsistências.</w:t>
      </w:r>
    </w:p>
    <w:p w14:paraId="3FDC21A3" w14:textId="77777777" w:rsidR="000D6086" w:rsidRPr="009D08DA" w:rsidRDefault="000D6086" w:rsidP="009D08DA">
      <w:pPr>
        <w:spacing w:line="276" w:lineRule="auto"/>
        <w:jc w:val="both"/>
        <w:rPr>
          <w:rFonts w:ascii="Arial" w:hAnsi="Arial"/>
          <w:sz w:val="10"/>
          <w:szCs w:val="10"/>
        </w:rPr>
      </w:pPr>
    </w:p>
    <w:p w14:paraId="7B0344A6" w14:textId="77777777" w:rsidR="000D6086" w:rsidRPr="009D08DA" w:rsidRDefault="009D08DA" w:rsidP="009D08DA">
      <w:pPr>
        <w:spacing w:line="276" w:lineRule="auto"/>
        <w:jc w:val="both"/>
        <w:rPr>
          <w:rFonts w:ascii="Arial" w:hAnsi="Arial"/>
          <w:b/>
          <w:bCs/>
          <w:sz w:val="22"/>
          <w:szCs w:val="22"/>
        </w:rPr>
      </w:pPr>
      <w:r w:rsidRPr="009D08DA">
        <w:rPr>
          <w:rFonts w:ascii="Arial" w:hAnsi="Arial"/>
          <w:b/>
          <w:bCs/>
          <w:sz w:val="22"/>
          <w:szCs w:val="22"/>
        </w:rPr>
        <w:lastRenderedPageBreak/>
        <w:t xml:space="preserve">5.12 </w:t>
      </w:r>
      <w:r w:rsidR="000D6086" w:rsidRPr="009D08DA">
        <w:rPr>
          <w:rFonts w:ascii="Arial" w:hAnsi="Arial"/>
          <w:b/>
          <w:bCs/>
          <w:sz w:val="22"/>
          <w:szCs w:val="22"/>
        </w:rPr>
        <w:t>Obrigações da Contratante</w:t>
      </w:r>
    </w:p>
    <w:p w14:paraId="476D9DB9" w14:textId="77777777" w:rsidR="009D08DA" w:rsidRPr="009D08DA" w:rsidRDefault="009D08DA" w:rsidP="009D08DA">
      <w:pPr>
        <w:spacing w:line="276" w:lineRule="auto"/>
        <w:jc w:val="both"/>
        <w:rPr>
          <w:rFonts w:ascii="Arial" w:hAnsi="Arial"/>
          <w:b/>
          <w:bCs/>
          <w:sz w:val="10"/>
          <w:szCs w:val="10"/>
        </w:rPr>
      </w:pPr>
    </w:p>
    <w:p w14:paraId="5348A124" w14:textId="77777777" w:rsidR="000D6086" w:rsidRPr="009D08DA" w:rsidRDefault="000D6086" w:rsidP="009D08DA">
      <w:pPr>
        <w:spacing w:line="276" w:lineRule="auto"/>
        <w:rPr>
          <w:rFonts w:ascii="Arial" w:hAnsi="Arial"/>
          <w:sz w:val="22"/>
          <w:szCs w:val="22"/>
        </w:rPr>
      </w:pPr>
      <w:r w:rsidRPr="009D08DA">
        <w:rPr>
          <w:rFonts w:ascii="Arial" w:hAnsi="Arial"/>
          <w:sz w:val="22"/>
          <w:szCs w:val="22"/>
        </w:rPr>
        <w:t>Compete à Contratante:</w:t>
      </w:r>
      <w:r w:rsidRPr="009D08DA">
        <w:rPr>
          <w:rFonts w:ascii="Arial" w:hAnsi="Arial"/>
          <w:sz w:val="22"/>
          <w:szCs w:val="22"/>
        </w:rPr>
        <w:br/>
        <w:t>I – disponibilizar as informações necessárias à execução dos serviços;</w:t>
      </w:r>
      <w:r w:rsidRPr="009D08DA">
        <w:rPr>
          <w:rFonts w:ascii="Arial" w:hAnsi="Arial"/>
          <w:sz w:val="22"/>
          <w:szCs w:val="22"/>
        </w:rPr>
        <w:br/>
        <w:t>II – acompanhar e fiscalizar a execução contratual;</w:t>
      </w:r>
      <w:r w:rsidRPr="009D08DA">
        <w:rPr>
          <w:rFonts w:ascii="Arial" w:hAnsi="Arial"/>
          <w:sz w:val="22"/>
          <w:szCs w:val="22"/>
        </w:rPr>
        <w:br/>
        <w:t>III – validar os serviços prestados e os valores arrecadados;</w:t>
      </w:r>
      <w:r w:rsidRPr="009D08DA">
        <w:rPr>
          <w:rFonts w:ascii="Arial" w:hAnsi="Arial"/>
          <w:sz w:val="22"/>
          <w:szCs w:val="22"/>
        </w:rPr>
        <w:br/>
        <w:t>IV – efetuar a gestão dos contratos e credenciamentos.</w:t>
      </w:r>
    </w:p>
    <w:p w14:paraId="245AC13D" w14:textId="77777777" w:rsidR="000D6086" w:rsidRPr="009D08DA" w:rsidRDefault="000D6086" w:rsidP="009D08DA">
      <w:pPr>
        <w:spacing w:line="276" w:lineRule="auto"/>
        <w:jc w:val="both"/>
        <w:rPr>
          <w:rFonts w:ascii="Arial" w:hAnsi="Arial"/>
          <w:sz w:val="10"/>
          <w:szCs w:val="10"/>
        </w:rPr>
      </w:pPr>
    </w:p>
    <w:p w14:paraId="48B40EDC"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w:t>
      </w:r>
      <w:r w:rsidR="009D08DA" w:rsidRPr="009D08DA">
        <w:rPr>
          <w:rFonts w:ascii="Arial" w:hAnsi="Arial"/>
          <w:b/>
          <w:bCs/>
          <w:sz w:val="22"/>
          <w:szCs w:val="22"/>
        </w:rPr>
        <w:t>13</w:t>
      </w:r>
      <w:r w:rsidRPr="009D08DA">
        <w:rPr>
          <w:rFonts w:ascii="Arial" w:hAnsi="Arial"/>
          <w:b/>
          <w:bCs/>
          <w:sz w:val="22"/>
          <w:szCs w:val="22"/>
        </w:rPr>
        <w:t xml:space="preserve"> Integração Sistêmica e Comunicação</w:t>
      </w:r>
    </w:p>
    <w:p w14:paraId="3EAAF59F" w14:textId="77777777" w:rsidR="009D08DA" w:rsidRPr="009D08DA" w:rsidRDefault="009D08DA" w:rsidP="009D08DA">
      <w:pPr>
        <w:spacing w:line="276" w:lineRule="auto"/>
        <w:jc w:val="both"/>
        <w:rPr>
          <w:rFonts w:ascii="Arial" w:hAnsi="Arial"/>
          <w:sz w:val="10"/>
          <w:szCs w:val="10"/>
        </w:rPr>
      </w:pPr>
    </w:p>
    <w:p w14:paraId="3F9DBD96"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 Contratada deverá garantir a integração de seus sistemas com os da Contratante, assegurando a transmissão adequada de dados, arquivos de retorno e informações necessárias à conciliação da arrecadação.</w:t>
      </w:r>
    </w:p>
    <w:p w14:paraId="217F01C1" w14:textId="77777777" w:rsidR="000D6086" w:rsidRPr="009D08DA" w:rsidRDefault="000D6086" w:rsidP="009D08DA">
      <w:pPr>
        <w:spacing w:line="276" w:lineRule="auto"/>
        <w:jc w:val="both"/>
        <w:rPr>
          <w:rFonts w:ascii="Arial" w:hAnsi="Arial"/>
          <w:sz w:val="10"/>
          <w:szCs w:val="10"/>
        </w:rPr>
      </w:pPr>
    </w:p>
    <w:p w14:paraId="20730FEC" w14:textId="77777777" w:rsidR="000D6086" w:rsidRPr="009D08DA" w:rsidRDefault="000D6086" w:rsidP="009D08DA">
      <w:pPr>
        <w:spacing w:line="276" w:lineRule="auto"/>
        <w:rPr>
          <w:rFonts w:ascii="Arial" w:hAnsi="Arial"/>
          <w:sz w:val="10"/>
          <w:szCs w:val="10"/>
        </w:rPr>
      </w:pPr>
      <w:r w:rsidRPr="009D08DA">
        <w:rPr>
          <w:rFonts w:ascii="Arial" w:hAnsi="Arial"/>
          <w:b/>
          <w:bCs/>
          <w:sz w:val="22"/>
          <w:szCs w:val="22"/>
        </w:rPr>
        <w:t>5.</w:t>
      </w:r>
      <w:r w:rsidR="009D08DA" w:rsidRPr="009D08DA">
        <w:rPr>
          <w:rFonts w:ascii="Arial" w:hAnsi="Arial"/>
          <w:b/>
          <w:bCs/>
          <w:sz w:val="22"/>
          <w:szCs w:val="22"/>
        </w:rPr>
        <w:t>14</w:t>
      </w:r>
      <w:r w:rsidRPr="009D08DA">
        <w:rPr>
          <w:rFonts w:ascii="Arial" w:hAnsi="Arial"/>
          <w:b/>
          <w:bCs/>
          <w:sz w:val="22"/>
          <w:szCs w:val="22"/>
        </w:rPr>
        <w:t xml:space="preserve"> Monitoramento e Fiscalização</w:t>
      </w:r>
      <w:r w:rsidRPr="009D08DA">
        <w:rPr>
          <w:rFonts w:ascii="Arial" w:hAnsi="Arial"/>
          <w:sz w:val="22"/>
          <w:szCs w:val="22"/>
        </w:rPr>
        <w:br/>
      </w:r>
    </w:p>
    <w:p w14:paraId="79369D28"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 execução contratual será acompanhada por fiscal designado, que verificará o cumprimento das obrigações contratuais, a regularidade dos repasses e a conformidade dos serviços prestados.</w:t>
      </w:r>
    </w:p>
    <w:p w14:paraId="3F381239" w14:textId="77777777" w:rsidR="000D6086" w:rsidRPr="009D08DA" w:rsidRDefault="000D6086" w:rsidP="009D08DA">
      <w:pPr>
        <w:spacing w:line="276" w:lineRule="auto"/>
        <w:jc w:val="both"/>
        <w:rPr>
          <w:rFonts w:ascii="Arial" w:hAnsi="Arial"/>
          <w:sz w:val="10"/>
          <w:szCs w:val="10"/>
        </w:rPr>
      </w:pPr>
    </w:p>
    <w:p w14:paraId="651FF6F0"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5.1</w:t>
      </w:r>
      <w:r w:rsidR="009D08DA" w:rsidRPr="009D08DA">
        <w:rPr>
          <w:rFonts w:ascii="Arial" w:hAnsi="Arial"/>
          <w:b/>
          <w:bCs/>
          <w:sz w:val="22"/>
          <w:szCs w:val="22"/>
        </w:rPr>
        <w:t>5</w:t>
      </w:r>
      <w:r w:rsidRPr="009D08DA">
        <w:rPr>
          <w:rFonts w:ascii="Arial" w:hAnsi="Arial"/>
          <w:b/>
          <w:bCs/>
          <w:sz w:val="22"/>
          <w:szCs w:val="22"/>
        </w:rPr>
        <w:t xml:space="preserve"> Gestão de Ocorrências</w:t>
      </w:r>
    </w:p>
    <w:p w14:paraId="1651340D" w14:textId="77777777" w:rsidR="009D08DA" w:rsidRPr="009D08DA" w:rsidRDefault="009D08DA" w:rsidP="009D08DA">
      <w:pPr>
        <w:spacing w:line="276" w:lineRule="auto"/>
        <w:jc w:val="both"/>
        <w:rPr>
          <w:rFonts w:ascii="Arial" w:hAnsi="Arial"/>
          <w:sz w:val="10"/>
          <w:szCs w:val="10"/>
        </w:rPr>
      </w:pPr>
    </w:p>
    <w:p w14:paraId="4446888D"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 Contratada deverá adotar medidas imediatas para correção de falhas operacionais, inconsistências ou indisponibilidades, informando à Contratante e apresentando plano de contingência quando necessário.</w:t>
      </w:r>
    </w:p>
    <w:p w14:paraId="60F15B0B" w14:textId="77777777" w:rsidR="000D6086" w:rsidRPr="009D08DA" w:rsidRDefault="000D6086" w:rsidP="009D08DA">
      <w:pPr>
        <w:spacing w:line="276" w:lineRule="auto"/>
        <w:jc w:val="both"/>
        <w:rPr>
          <w:rFonts w:ascii="Arial" w:hAnsi="Arial"/>
          <w:sz w:val="10"/>
          <w:szCs w:val="10"/>
        </w:rPr>
      </w:pPr>
    </w:p>
    <w:p w14:paraId="263E9C53"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5.1</w:t>
      </w:r>
      <w:r w:rsidR="009D08DA" w:rsidRPr="009D08DA">
        <w:rPr>
          <w:rFonts w:ascii="Arial" w:hAnsi="Arial"/>
          <w:b/>
          <w:bCs/>
          <w:sz w:val="22"/>
          <w:szCs w:val="22"/>
        </w:rPr>
        <w:t>6</w:t>
      </w:r>
      <w:r w:rsidRPr="009D08DA">
        <w:rPr>
          <w:rFonts w:ascii="Arial" w:hAnsi="Arial"/>
          <w:b/>
          <w:bCs/>
          <w:sz w:val="22"/>
          <w:szCs w:val="22"/>
        </w:rPr>
        <w:t xml:space="preserve"> Critérios de Medição e Remuneração</w:t>
      </w:r>
    </w:p>
    <w:p w14:paraId="4AFFE223" w14:textId="77777777" w:rsidR="000D6086" w:rsidRPr="009D08DA" w:rsidRDefault="000D6086" w:rsidP="009D08DA">
      <w:pPr>
        <w:spacing w:line="276" w:lineRule="auto"/>
        <w:jc w:val="both"/>
        <w:rPr>
          <w:rFonts w:ascii="Arial" w:hAnsi="Arial"/>
          <w:sz w:val="10"/>
          <w:szCs w:val="10"/>
        </w:rPr>
      </w:pPr>
    </w:p>
    <w:p w14:paraId="55932537"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 remuneração será realizada com base nos serviços efetivamente prestados, conforme tarifas estabelecidas, mediante aferição das transações processadas e validadas</w:t>
      </w:r>
      <w:r w:rsidR="009D08DA" w:rsidRPr="009D08DA">
        <w:rPr>
          <w:rFonts w:ascii="Arial" w:hAnsi="Arial"/>
          <w:sz w:val="22"/>
          <w:szCs w:val="22"/>
        </w:rPr>
        <w:t>, sendo pagas apenas sobre as guias liquidadas</w:t>
      </w:r>
      <w:r w:rsidRPr="009D08DA">
        <w:rPr>
          <w:rFonts w:ascii="Arial" w:hAnsi="Arial"/>
          <w:sz w:val="22"/>
          <w:szCs w:val="22"/>
        </w:rPr>
        <w:t>.</w:t>
      </w:r>
    </w:p>
    <w:p w14:paraId="09079A48" w14:textId="77777777" w:rsidR="000D6086" w:rsidRPr="009D08DA" w:rsidRDefault="000D6086" w:rsidP="009D08DA">
      <w:pPr>
        <w:spacing w:line="276" w:lineRule="auto"/>
        <w:jc w:val="both"/>
        <w:rPr>
          <w:rFonts w:ascii="Arial" w:hAnsi="Arial"/>
          <w:sz w:val="10"/>
          <w:szCs w:val="10"/>
        </w:rPr>
      </w:pPr>
    </w:p>
    <w:p w14:paraId="03B673D5"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5.1</w:t>
      </w:r>
      <w:r w:rsidR="009D08DA" w:rsidRPr="009D08DA">
        <w:rPr>
          <w:rFonts w:ascii="Arial" w:hAnsi="Arial"/>
          <w:b/>
          <w:bCs/>
          <w:sz w:val="22"/>
          <w:szCs w:val="22"/>
        </w:rPr>
        <w:t>7</w:t>
      </w:r>
      <w:r w:rsidRPr="009D08DA">
        <w:rPr>
          <w:rFonts w:ascii="Arial" w:hAnsi="Arial"/>
          <w:b/>
          <w:bCs/>
          <w:sz w:val="22"/>
          <w:szCs w:val="22"/>
        </w:rPr>
        <w:t xml:space="preserve"> Penalidades</w:t>
      </w:r>
    </w:p>
    <w:p w14:paraId="09866449" w14:textId="77777777" w:rsidR="009D08DA" w:rsidRPr="009D08DA" w:rsidRDefault="009D08DA" w:rsidP="009D08DA">
      <w:pPr>
        <w:spacing w:line="276" w:lineRule="auto"/>
        <w:jc w:val="both"/>
        <w:rPr>
          <w:rFonts w:ascii="Arial" w:hAnsi="Arial"/>
          <w:sz w:val="10"/>
          <w:szCs w:val="10"/>
        </w:rPr>
      </w:pPr>
    </w:p>
    <w:p w14:paraId="03C1F6F3"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O descumprimento das obrigações contratuais sujeitará a Contratada às penalidades previstas na legislação e neste Termo de Referência.</w:t>
      </w:r>
    </w:p>
    <w:p w14:paraId="432B851F" w14:textId="77777777" w:rsidR="000D6086" w:rsidRPr="009D08DA" w:rsidRDefault="000D6086" w:rsidP="009D08DA">
      <w:pPr>
        <w:spacing w:line="276" w:lineRule="auto"/>
        <w:jc w:val="both"/>
        <w:rPr>
          <w:rFonts w:ascii="Arial" w:hAnsi="Arial"/>
          <w:sz w:val="10"/>
          <w:szCs w:val="10"/>
        </w:rPr>
      </w:pPr>
    </w:p>
    <w:p w14:paraId="779EBC9E" w14:textId="77777777" w:rsidR="000D6086" w:rsidRPr="009D08DA" w:rsidRDefault="000D6086" w:rsidP="009D08DA">
      <w:pPr>
        <w:spacing w:line="276" w:lineRule="auto"/>
        <w:jc w:val="both"/>
        <w:rPr>
          <w:rFonts w:ascii="Arial" w:hAnsi="Arial"/>
          <w:b/>
          <w:bCs/>
          <w:sz w:val="22"/>
          <w:szCs w:val="22"/>
        </w:rPr>
      </w:pPr>
      <w:r w:rsidRPr="009D08DA">
        <w:rPr>
          <w:rFonts w:ascii="Arial" w:hAnsi="Arial"/>
          <w:b/>
          <w:bCs/>
          <w:sz w:val="22"/>
          <w:szCs w:val="22"/>
        </w:rPr>
        <w:t>5.1</w:t>
      </w:r>
      <w:r w:rsidR="009D08DA" w:rsidRPr="009D08DA">
        <w:rPr>
          <w:rFonts w:ascii="Arial" w:hAnsi="Arial"/>
          <w:b/>
          <w:bCs/>
          <w:sz w:val="22"/>
          <w:szCs w:val="22"/>
        </w:rPr>
        <w:t>8</w:t>
      </w:r>
      <w:r w:rsidRPr="009D08DA">
        <w:rPr>
          <w:rFonts w:ascii="Arial" w:hAnsi="Arial"/>
          <w:b/>
          <w:bCs/>
          <w:sz w:val="22"/>
          <w:szCs w:val="22"/>
        </w:rPr>
        <w:t xml:space="preserve"> Encerramento da Execução</w:t>
      </w:r>
    </w:p>
    <w:p w14:paraId="1FB6E8BF" w14:textId="77777777" w:rsidR="009D08DA" w:rsidRPr="009D08DA" w:rsidRDefault="009D08DA" w:rsidP="009D08DA">
      <w:pPr>
        <w:spacing w:line="276" w:lineRule="auto"/>
        <w:jc w:val="both"/>
        <w:rPr>
          <w:rFonts w:ascii="Arial" w:hAnsi="Arial"/>
          <w:sz w:val="10"/>
          <w:szCs w:val="10"/>
        </w:rPr>
      </w:pPr>
    </w:p>
    <w:p w14:paraId="470B97DD"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Ao término da vigência contratual, a Contratada deverá assegurar a continuidade dos serviços até a transição operacional, bem como a entrega de todas as informações necessárias à regularização da arrecadação.</w:t>
      </w:r>
    </w:p>
    <w:p w14:paraId="22CDE722" w14:textId="77777777" w:rsidR="000D6086" w:rsidRPr="009D08DA" w:rsidRDefault="000D6086" w:rsidP="009D08DA">
      <w:pPr>
        <w:spacing w:line="276" w:lineRule="auto"/>
        <w:jc w:val="both"/>
        <w:rPr>
          <w:rFonts w:ascii="Arial" w:hAnsi="Arial"/>
          <w:color w:val="FF0000"/>
          <w:sz w:val="10"/>
          <w:szCs w:val="10"/>
          <w:highlight w:val="yellow"/>
        </w:rPr>
      </w:pPr>
      <w:r w:rsidRPr="009D08DA">
        <w:rPr>
          <w:rFonts w:ascii="Arial" w:hAnsi="Arial"/>
          <w:b/>
          <w:sz w:val="22"/>
          <w:szCs w:val="22"/>
          <w:highlight w:val="yellow"/>
        </w:rPr>
        <w:t xml:space="preserve"> </w:t>
      </w:r>
    </w:p>
    <w:p w14:paraId="5028C1C4" w14:textId="77777777" w:rsidR="000D6086" w:rsidRPr="009D08DA" w:rsidRDefault="000D6086" w:rsidP="009D08DA">
      <w:pPr>
        <w:spacing w:line="276" w:lineRule="auto"/>
        <w:jc w:val="both"/>
        <w:rPr>
          <w:rFonts w:ascii="Arial" w:hAnsi="Arial"/>
          <w:b/>
          <w:sz w:val="22"/>
          <w:szCs w:val="22"/>
          <w:vertAlign w:val="superscript"/>
        </w:rPr>
      </w:pPr>
      <w:r w:rsidRPr="009D08DA">
        <w:rPr>
          <w:rFonts w:ascii="Arial" w:hAnsi="Arial"/>
          <w:b/>
          <w:sz w:val="22"/>
          <w:szCs w:val="22"/>
        </w:rPr>
        <w:t xml:space="preserve">6. MODELO DE GESTÃO DO CONTRATO </w:t>
      </w:r>
    </w:p>
    <w:p w14:paraId="469E61CE"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(Art. 6º, XXIII, alínea “f”, da Lei nº 14.133/21)</w:t>
      </w:r>
    </w:p>
    <w:p w14:paraId="451B015D" w14:textId="77777777" w:rsidR="000D6086" w:rsidRPr="009D08DA" w:rsidRDefault="000D6086" w:rsidP="009D08DA">
      <w:pPr>
        <w:spacing w:line="276" w:lineRule="auto"/>
        <w:jc w:val="both"/>
        <w:rPr>
          <w:rFonts w:ascii="Arial" w:hAnsi="Arial"/>
          <w:sz w:val="10"/>
          <w:szCs w:val="10"/>
        </w:rPr>
      </w:pPr>
    </w:p>
    <w:p w14:paraId="38102B58"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6.1</w:t>
      </w:r>
      <w:r w:rsidRPr="009D08DA">
        <w:rPr>
          <w:rFonts w:ascii="Arial" w:hAnsi="Arial"/>
          <w:sz w:val="22"/>
          <w:szCs w:val="22"/>
        </w:rPr>
        <w:t xml:space="preserve"> O contrato deverá ser executado fielmente pelas partes, de acordo com as cláusulas avençadas e as normas da Lei nº 14.133, de 2021, e cada parte responderá pelas consequências de sua inexecução total ou parcial (Lei nº 14.133/2021, art. 115, </w:t>
      </w:r>
      <w:r w:rsidRPr="009D08DA">
        <w:rPr>
          <w:rFonts w:ascii="Arial" w:hAnsi="Arial"/>
          <w:i/>
          <w:sz w:val="22"/>
          <w:szCs w:val="22"/>
        </w:rPr>
        <w:t>caput</w:t>
      </w:r>
      <w:r w:rsidRPr="009D08DA">
        <w:rPr>
          <w:rFonts w:ascii="Arial" w:hAnsi="Arial"/>
          <w:sz w:val="22"/>
          <w:szCs w:val="22"/>
        </w:rPr>
        <w:t>).</w:t>
      </w:r>
    </w:p>
    <w:p w14:paraId="5F5BB1A6" w14:textId="77777777" w:rsidR="000D6086" w:rsidRPr="009D08DA" w:rsidRDefault="000D6086" w:rsidP="009D08DA">
      <w:pPr>
        <w:spacing w:line="276" w:lineRule="auto"/>
        <w:jc w:val="both"/>
        <w:rPr>
          <w:rFonts w:ascii="Arial" w:hAnsi="Arial"/>
          <w:sz w:val="10"/>
          <w:szCs w:val="10"/>
        </w:rPr>
      </w:pPr>
    </w:p>
    <w:p w14:paraId="5BBB0F9C" w14:textId="77777777" w:rsidR="000D6086" w:rsidRPr="009D08DA" w:rsidRDefault="000D6086" w:rsidP="009D08DA">
      <w:pPr>
        <w:spacing w:line="276" w:lineRule="auto"/>
        <w:jc w:val="both"/>
        <w:rPr>
          <w:rFonts w:ascii="Arial" w:hAnsi="Arial"/>
          <w:sz w:val="22"/>
          <w:szCs w:val="22"/>
        </w:rPr>
      </w:pPr>
      <w:bookmarkStart w:id="422" w:name="art115§1"/>
      <w:bookmarkStart w:id="423" w:name="art115§5"/>
      <w:bookmarkEnd w:id="422"/>
      <w:bookmarkEnd w:id="423"/>
      <w:r w:rsidRPr="009D08DA">
        <w:rPr>
          <w:rFonts w:ascii="Arial" w:hAnsi="Arial"/>
          <w:b/>
          <w:sz w:val="22"/>
          <w:szCs w:val="22"/>
        </w:rPr>
        <w:t>6.2</w:t>
      </w:r>
      <w:r w:rsidRPr="009D08DA">
        <w:rPr>
          <w:rFonts w:ascii="Arial" w:hAnsi="Arial"/>
          <w:sz w:val="22"/>
          <w:szCs w:val="22"/>
        </w:rPr>
        <w:t xml:space="preserve"> Em caso de impedimento, ordem de paralisação ou suspensão do contrato, o cronograma de execução será prorrogado automaticamente pelo tempo correspondente, anotadas tais circunstâncias mediante simples apostila (Lei nº 14.133/2021, art. 115, §5º).</w:t>
      </w:r>
    </w:p>
    <w:p w14:paraId="3252B980" w14:textId="77777777" w:rsidR="000D6086" w:rsidRPr="009D08DA" w:rsidRDefault="000D6086" w:rsidP="009D08DA">
      <w:pPr>
        <w:spacing w:line="276" w:lineRule="auto"/>
        <w:jc w:val="both"/>
        <w:rPr>
          <w:rFonts w:ascii="Arial" w:hAnsi="Arial"/>
          <w:sz w:val="10"/>
          <w:szCs w:val="10"/>
        </w:rPr>
      </w:pPr>
    </w:p>
    <w:p w14:paraId="2AA33792" w14:textId="77777777" w:rsidR="000D6086" w:rsidRPr="009D08DA" w:rsidRDefault="000D6086" w:rsidP="009D08DA">
      <w:pPr>
        <w:spacing w:line="276" w:lineRule="auto"/>
        <w:jc w:val="both"/>
        <w:rPr>
          <w:rFonts w:ascii="Arial" w:hAnsi="Arial"/>
          <w:b/>
          <w:sz w:val="22"/>
          <w:szCs w:val="22"/>
        </w:rPr>
      </w:pPr>
      <w:bookmarkStart w:id="424" w:name="art116"/>
      <w:bookmarkEnd w:id="424"/>
      <w:r w:rsidRPr="009D08DA">
        <w:rPr>
          <w:rFonts w:ascii="Arial" w:hAnsi="Arial"/>
          <w:b/>
          <w:sz w:val="22"/>
          <w:szCs w:val="22"/>
        </w:rPr>
        <w:t>6.3</w:t>
      </w:r>
      <w:r w:rsidRPr="009D08DA">
        <w:rPr>
          <w:rFonts w:ascii="Arial" w:hAnsi="Arial"/>
          <w:sz w:val="22"/>
          <w:szCs w:val="22"/>
        </w:rPr>
        <w:t xml:space="preserve"> A execução do contrato deverá ser acompanhada e fiscalizada pelos fiscais do contrato, ou pelos respectivos substitutos (Lei nº 14.133/2021, art. 117, </w:t>
      </w:r>
      <w:r w:rsidRPr="009D08DA">
        <w:rPr>
          <w:rFonts w:ascii="Arial" w:hAnsi="Arial"/>
          <w:i/>
          <w:sz w:val="22"/>
          <w:szCs w:val="22"/>
        </w:rPr>
        <w:t>caput</w:t>
      </w:r>
      <w:r w:rsidRPr="009D08DA">
        <w:rPr>
          <w:rFonts w:ascii="Arial" w:hAnsi="Arial"/>
          <w:sz w:val="22"/>
          <w:szCs w:val="22"/>
        </w:rPr>
        <w:t>)</w:t>
      </w:r>
      <w:r w:rsidRPr="009D08DA">
        <w:rPr>
          <w:rFonts w:ascii="Arial" w:hAnsi="Arial"/>
          <w:b/>
          <w:sz w:val="22"/>
          <w:szCs w:val="22"/>
        </w:rPr>
        <w:t>.</w:t>
      </w:r>
    </w:p>
    <w:p w14:paraId="5297AE3C" w14:textId="77777777" w:rsidR="000D6086" w:rsidRPr="009D08DA" w:rsidRDefault="000D6086" w:rsidP="009D08DA">
      <w:pPr>
        <w:spacing w:line="276" w:lineRule="auto"/>
        <w:jc w:val="both"/>
        <w:rPr>
          <w:rFonts w:ascii="Arial" w:hAnsi="Arial"/>
          <w:sz w:val="10"/>
          <w:szCs w:val="10"/>
        </w:rPr>
      </w:pPr>
    </w:p>
    <w:p w14:paraId="2004179B"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lastRenderedPageBreak/>
        <w:t>6.3.1 O fiscal do contrato anotará em registro próprio todas as ocorrências relacionadas à execução do contrato, determinando o que for necessário para a regularização das faltas ou dos defeitos observados (Lei nº 14.133/2021, art. 117, §1º).</w:t>
      </w:r>
    </w:p>
    <w:p w14:paraId="580A46AF" w14:textId="77777777" w:rsidR="000D6086" w:rsidRPr="009D08DA" w:rsidRDefault="000D6086" w:rsidP="009D08DA">
      <w:pPr>
        <w:spacing w:line="276" w:lineRule="auto"/>
        <w:jc w:val="both"/>
        <w:rPr>
          <w:rFonts w:ascii="Arial" w:hAnsi="Arial"/>
          <w:sz w:val="10"/>
          <w:szCs w:val="10"/>
        </w:rPr>
      </w:pPr>
    </w:p>
    <w:p w14:paraId="1D469C51" w14:textId="77777777" w:rsidR="000D6086" w:rsidRPr="009D08DA" w:rsidRDefault="000D6086" w:rsidP="009D08DA">
      <w:pPr>
        <w:spacing w:line="276" w:lineRule="auto"/>
        <w:ind w:left="567"/>
        <w:jc w:val="both"/>
        <w:rPr>
          <w:rFonts w:ascii="Arial" w:hAnsi="Arial"/>
          <w:sz w:val="22"/>
          <w:szCs w:val="22"/>
        </w:rPr>
      </w:pPr>
      <w:bookmarkStart w:id="425" w:name="art117§2"/>
      <w:bookmarkEnd w:id="425"/>
      <w:r w:rsidRPr="009D08DA">
        <w:rPr>
          <w:rFonts w:ascii="Arial" w:hAnsi="Arial"/>
          <w:sz w:val="22"/>
          <w:szCs w:val="22"/>
        </w:rPr>
        <w:t>6.3.2 O fiscal do contrato informará a seus superiores, em tempo hábil para a adoção das medidas convenientes, a situação que demandar decisão ou providência que ultrapasse sua competência (Lei nº 14.133/2021, art. 117, §2º).</w:t>
      </w:r>
    </w:p>
    <w:p w14:paraId="38E782C1" w14:textId="77777777" w:rsidR="000D6086" w:rsidRPr="009D08DA" w:rsidRDefault="000D6086" w:rsidP="009D08DA">
      <w:pPr>
        <w:spacing w:line="276" w:lineRule="auto"/>
        <w:ind w:left="567"/>
        <w:jc w:val="both"/>
        <w:rPr>
          <w:rFonts w:ascii="Arial" w:hAnsi="Arial"/>
          <w:sz w:val="10"/>
          <w:szCs w:val="10"/>
        </w:rPr>
      </w:pPr>
    </w:p>
    <w:p w14:paraId="248FE9DA"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6.4</w:t>
      </w:r>
      <w:r w:rsidRPr="009D08DA">
        <w:rPr>
          <w:rFonts w:ascii="Arial" w:hAnsi="Arial"/>
          <w:sz w:val="22"/>
          <w:szCs w:val="22"/>
        </w:rPr>
        <w:t xml:space="preserve"> O contratado será obrigado a reparar, corrigir, remover, reconstruir ou substituir, a suas expensas, no total ou em parte, o objeto do contrato em que se verificarem vícios, defeitos ou incorreções resultantes de sua execução ou de materiais nela empregados (Lei nº 14.133/2021, art. 119).</w:t>
      </w:r>
    </w:p>
    <w:p w14:paraId="400B0B77" w14:textId="77777777" w:rsidR="000D6086" w:rsidRPr="009D08DA" w:rsidRDefault="000D6086" w:rsidP="009D08DA">
      <w:pPr>
        <w:spacing w:line="276" w:lineRule="auto"/>
        <w:jc w:val="both"/>
        <w:rPr>
          <w:rFonts w:ascii="Arial" w:hAnsi="Arial"/>
          <w:sz w:val="10"/>
          <w:szCs w:val="10"/>
        </w:rPr>
      </w:pPr>
    </w:p>
    <w:p w14:paraId="02C3A1B6" w14:textId="77777777" w:rsidR="000D6086" w:rsidRPr="009D08DA" w:rsidRDefault="000D6086" w:rsidP="009D08DA">
      <w:pPr>
        <w:spacing w:line="276" w:lineRule="auto"/>
        <w:jc w:val="both"/>
        <w:rPr>
          <w:rFonts w:ascii="Arial" w:hAnsi="Arial"/>
          <w:sz w:val="22"/>
          <w:szCs w:val="22"/>
        </w:rPr>
      </w:pPr>
      <w:bookmarkStart w:id="426" w:name="art120"/>
      <w:bookmarkEnd w:id="426"/>
      <w:r w:rsidRPr="009D08DA">
        <w:rPr>
          <w:rFonts w:ascii="Arial" w:hAnsi="Arial"/>
          <w:b/>
          <w:sz w:val="22"/>
          <w:szCs w:val="22"/>
        </w:rPr>
        <w:t>6.5</w:t>
      </w:r>
      <w:r w:rsidRPr="009D08DA">
        <w:rPr>
          <w:rFonts w:ascii="Arial" w:hAnsi="Arial"/>
          <w:sz w:val="22"/>
          <w:szCs w:val="22"/>
        </w:rPr>
        <w:t xml:space="preserve"> O contratado será responsável pelos danos causados diretamente à Administração ou a terceiros em razão da execução do contrato, e não excluirá nem reduzirá essa responsabilidade a fiscalização ou o acompanhamento pelo contratante (Lei nº 14.133/2021, art. 120).</w:t>
      </w:r>
    </w:p>
    <w:p w14:paraId="261F6F8D" w14:textId="77777777" w:rsidR="000D6086" w:rsidRPr="009D08DA" w:rsidRDefault="000D6086" w:rsidP="009D08DA">
      <w:pPr>
        <w:spacing w:line="276" w:lineRule="auto"/>
        <w:jc w:val="both"/>
        <w:rPr>
          <w:rFonts w:ascii="Arial" w:hAnsi="Arial"/>
          <w:sz w:val="10"/>
          <w:szCs w:val="10"/>
        </w:rPr>
      </w:pPr>
    </w:p>
    <w:p w14:paraId="1F07430D" w14:textId="77777777" w:rsidR="000D6086" w:rsidRPr="009D08DA" w:rsidRDefault="000D6086" w:rsidP="009D08DA">
      <w:pPr>
        <w:spacing w:line="276" w:lineRule="auto"/>
        <w:jc w:val="both"/>
        <w:rPr>
          <w:rFonts w:ascii="Arial" w:hAnsi="Arial"/>
          <w:sz w:val="22"/>
          <w:szCs w:val="22"/>
        </w:rPr>
      </w:pPr>
      <w:bookmarkStart w:id="427" w:name="art121"/>
      <w:bookmarkEnd w:id="427"/>
      <w:r w:rsidRPr="009D08DA">
        <w:rPr>
          <w:rFonts w:ascii="Arial" w:hAnsi="Arial"/>
          <w:b/>
          <w:sz w:val="22"/>
          <w:szCs w:val="22"/>
        </w:rPr>
        <w:t>6.6</w:t>
      </w:r>
      <w:r w:rsidRPr="009D08DA">
        <w:rPr>
          <w:rFonts w:ascii="Arial" w:hAnsi="Arial"/>
          <w:sz w:val="22"/>
          <w:szCs w:val="22"/>
        </w:rPr>
        <w:t xml:space="preserve"> Somente o contratado será responsável pelos encargos trabalhistas, previdenciários, fiscais e comerciais resultantes da execução do contrato. </w:t>
      </w:r>
      <w:bookmarkStart w:id="428" w:name="art121§1"/>
      <w:bookmarkEnd w:id="428"/>
    </w:p>
    <w:p w14:paraId="74A4177F" w14:textId="77777777" w:rsidR="000D6086" w:rsidRPr="009D08DA" w:rsidRDefault="000D6086" w:rsidP="009D08DA">
      <w:pPr>
        <w:spacing w:line="276" w:lineRule="auto"/>
        <w:jc w:val="both"/>
        <w:rPr>
          <w:rFonts w:ascii="Arial" w:hAnsi="Arial"/>
          <w:sz w:val="10"/>
          <w:szCs w:val="10"/>
        </w:rPr>
      </w:pPr>
    </w:p>
    <w:p w14:paraId="562651CE"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w:t>
      </w:r>
      <w:r w:rsidRPr="009D08DA">
        <w:rPr>
          <w:rFonts w:ascii="Arial" w:hAnsi="Arial"/>
          <w:i/>
          <w:sz w:val="22"/>
          <w:szCs w:val="22"/>
        </w:rPr>
        <w:t>caput</w:t>
      </w:r>
      <w:r w:rsidRPr="009D08DA">
        <w:rPr>
          <w:rFonts w:ascii="Arial" w:hAnsi="Arial"/>
          <w:sz w:val="22"/>
          <w:szCs w:val="22"/>
        </w:rPr>
        <w:t xml:space="preserve"> e §1º).</w:t>
      </w:r>
    </w:p>
    <w:p w14:paraId="171D309E" w14:textId="77777777" w:rsidR="000D6086" w:rsidRPr="009D08DA" w:rsidRDefault="000D6086" w:rsidP="009D08DA">
      <w:pPr>
        <w:spacing w:line="276" w:lineRule="auto"/>
        <w:jc w:val="both"/>
        <w:rPr>
          <w:rFonts w:ascii="Arial" w:hAnsi="Arial"/>
          <w:sz w:val="10"/>
          <w:szCs w:val="10"/>
        </w:rPr>
      </w:pPr>
    </w:p>
    <w:p w14:paraId="55DEDCA3" w14:textId="4724A683" w:rsidR="000D6086" w:rsidRPr="009D08DA" w:rsidRDefault="000D6086" w:rsidP="009D08DA">
      <w:pPr>
        <w:spacing w:line="276" w:lineRule="auto"/>
        <w:jc w:val="both"/>
        <w:rPr>
          <w:rFonts w:ascii="Arial" w:hAnsi="Arial"/>
          <w:sz w:val="22"/>
          <w:szCs w:val="22"/>
        </w:rPr>
      </w:pPr>
      <w:bookmarkStart w:id="429" w:name="art122"/>
      <w:bookmarkStart w:id="430" w:name="art122§1"/>
      <w:bookmarkStart w:id="431" w:name="art122§2"/>
      <w:bookmarkStart w:id="432" w:name="art122§3"/>
      <w:bookmarkStart w:id="433" w:name="art123"/>
      <w:bookmarkEnd w:id="429"/>
      <w:bookmarkEnd w:id="430"/>
      <w:bookmarkEnd w:id="431"/>
      <w:bookmarkEnd w:id="432"/>
      <w:bookmarkEnd w:id="433"/>
      <w:r w:rsidRPr="009D08DA">
        <w:rPr>
          <w:rFonts w:ascii="Arial" w:hAnsi="Arial"/>
          <w:b/>
          <w:sz w:val="22"/>
          <w:szCs w:val="22"/>
        </w:rPr>
        <w:t>6.7</w:t>
      </w:r>
      <w:r w:rsidRPr="009D08DA">
        <w:rPr>
          <w:rFonts w:ascii="Arial" w:hAnsi="Arial"/>
          <w:sz w:val="22"/>
          <w:szCs w:val="22"/>
        </w:rPr>
        <w:t xml:space="preserve"> As comunicações entre o órgão ou entidade e a contratada devem ser realizadas por </w:t>
      </w:r>
      <w:del w:id="434" w:author="#3" w:date="2026-06-15T16:24:00Z" w16du:dateUtc="2026-06-15T19:24:00Z">
        <w:r w:rsidR="00C61F0B">
          <w:rPr>
            <w:rFonts w:ascii="Arial" w:hAnsi="Arial"/>
            <w:sz w:val="22"/>
            <w:szCs w:val="22"/>
          </w:rPr>
          <w:delText>‘</w:delText>
        </w:r>
      </w:del>
      <w:r w:rsidRPr="009D08DA">
        <w:rPr>
          <w:rFonts w:ascii="Arial" w:hAnsi="Arial"/>
          <w:sz w:val="22"/>
          <w:szCs w:val="22"/>
        </w:rPr>
        <w:t>escrito sempre que o ato exigir tal formalidade, admitindo-se, excepcionalmente, o uso de mensagem eletrônica para esse fim.</w:t>
      </w:r>
    </w:p>
    <w:p w14:paraId="61C33EBE" w14:textId="77777777" w:rsidR="000D6086" w:rsidRPr="009D08DA" w:rsidRDefault="000D6086" w:rsidP="009D08DA">
      <w:pPr>
        <w:spacing w:line="276" w:lineRule="auto"/>
        <w:jc w:val="both"/>
        <w:rPr>
          <w:rFonts w:ascii="Arial" w:hAnsi="Arial"/>
          <w:sz w:val="10"/>
          <w:szCs w:val="10"/>
        </w:rPr>
      </w:pPr>
    </w:p>
    <w:p w14:paraId="1A4ADD96"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6.8</w:t>
      </w:r>
      <w:r w:rsidRPr="009D08DA">
        <w:rPr>
          <w:rFonts w:ascii="Arial" w:hAnsi="Arial"/>
          <w:sz w:val="22"/>
          <w:szCs w:val="22"/>
        </w:rPr>
        <w:t xml:space="preserve"> O órgão ou entidade poderá convocar representante da empresa para adoção de providências que devam ser cumpridas de imediato.</w:t>
      </w:r>
    </w:p>
    <w:p w14:paraId="45237FCF" w14:textId="77777777" w:rsidR="000D6086" w:rsidRPr="009D08DA" w:rsidRDefault="000D6086" w:rsidP="009D08DA">
      <w:pPr>
        <w:spacing w:line="276" w:lineRule="auto"/>
        <w:jc w:val="both"/>
        <w:rPr>
          <w:rFonts w:ascii="Arial" w:hAnsi="Arial"/>
          <w:sz w:val="10"/>
          <w:szCs w:val="10"/>
          <w:highlight w:val="yellow"/>
        </w:rPr>
      </w:pPr>
    </w:p>
    <w:p w14:paraId="7DEB0A80"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6.9</w:t>
      </w:r>
      <w:r w:rsidRPr="009D08DA">
        <w:rPr>
          <w:rFonts w:ascii="Arial" w:hAnsi="Arial"/>
          <w:sz w:val="22"/>
          <w:szCs w:val="22"/>
        </w:rPr>
        <w:t xml:space="preserve"> Serão exigidos a Certidão Negativa de Débito (CND) relativa a Créditos Tributários Federais e à Dívida Ativa da União, o Certificado de Regularidade do FGTS (CRF) e a Certidão Negativa de Débitos Trabalhistas (CNDT), caso esses documentos não estejam regularizados.</w:t>
      </w:r>
    </w:p>
    <w:p w14:paraId="3CFEDCB1" w14:textId="77777777" w:rsidR="000D6086" w:rsidRPr="009D08DA" w:rsidRDefault="000D6086" w:rsidP="009D08DA">
      <w:pPr>
        <w:spacing w:line="276" w:lineRule="auto"/>
        <w:jc w:val="both"/>
        <w:rPr>
          <w:rFonts w:ascii="Arial" w:hAnsi="Arial"/>
          <w:sz w:val="10"/>
          <w:szCs w:val="10"/>
        </w:rPr>
      </w:pPr>
    </w:p>
    <w:p w14:paraId="18654673"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6.10</w:t>
      </w:r>
      <w:r w:rsidRPr="009D08DA">
        <w:rPr>
          <w:rFonts w:ascii="Arial" w:hAnsi="Arial"/>
          <w:sz w:val="22"/>
          <w:szCs w:val="22"/>
        </w:rPr>
        <w:t xml:space="preserve"> Além do disposto acima, a fiscalização contratual obedecerá às seguintes rotinas:</w:t>
      </w:r>
    </w:p>
    <w:p w14:paraId="004C5C95" w14:textId="77777777" w:rsidR="000D6086" w:rsidRPr="009D08DA" w:rsidRDefault="000D6086" w:rsidP="009D08DA">
      <w:pPr>
        <w:spacing w:line="276" w:lineRule="auto"/>
        <w:jc w:val="both"/>
        <w:rPr>
          <w:rFonts w:ascii="Arial" w:hAnsi="Arial"/>
          <w:sz w:val="10"/>
          <w:szCs w:val="10"/>
        </w:rPr>
      </w:pPr>
    </w:p>
    <w:p w14:paraId="0C887974"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 xml:space="preserve">I – </w:t>
      </w:r>
      <w:proofErr w:type="gramStart"/>
      <w:r w:rsidRPr="009D08DA">
        <w:rPr>
          <w:rFonts w:ascii="Arial" w:hAnsi="Arial"/>
          <w:bCs/>
          <w:sz w:val="22"/>
          <w:szCs w:val="22"/>
        </w:rPr>
        <w:t>verificação</w:t>
      </w:r>
      <w:proofErr w:type="gramEnd"/>
      <w:r w:rsidRPr="009D08DA">
        <w:rPr>
          <w:rFonts w:ascii="Arial" w:hAnsi="Arial"/>
          <w:bCs/>
          <w:sz w:val="22"/>
          <w:szCs w:val="22"/>
        </w:rPr>
        <w:t xml:space="preserve"> da consistência e integridade dos dados das transações arrecadadas;</w:t>
      </w:r>
    </w:p>
    <w:p w14:paraId="6AA808E4"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 xml:space="preserve">II – </w:t>
      </w:r>
      <w:proofErr w:type="gramStart"/>
      <w:r w:rsidRPr="009D08DA">
        <w:rPr>
          <w:rFonts w:ascii="Arial" w:hAnsi="Arial"/>
          <w:bCs/>
          <w:sz w:val="22"/>
          <w:szCs w:val="22"/>
        </w:rPr>
        <w:t>conferência</w:t>
      </w:r>
      <w:proofErr w:type="gramEnd"/>
      <w:r w:rsidRPr="009D08DA">
        <w:rPr>
          <w:rFonts w:ascii="Arial" w:hAnsi="Arial"/>
          <w:bCs/>
          <w:sz w:val="22"/>
          <w:szCs w:val="22"/>
        </w:rPr>
        <w:t xml:space="preserve"> dos arquivos de retorno e das informações transmitidas à Contratante;</w:t>
      </w:r>
    </w:p>
    <w:p w14:paraId="4B6A126C"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III – acompanhamento dos prazos de processamento, liquidação e repasse dos valores arrecadados;</w:t>
      </w:r>
    </w:p>
    <w:p w14:paraId="3F51909A"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 xml:space="preserve">IV – </w:t>
      </w:r>
      <w:proofErr w:type="gramStart"/>
      <w:r w:rsidRPr="009D08DA">
        <w:rPr>
          <w:rFonts w:ascii="Arial" w:hAnsi="Arial"/>
          <w:bCs/>
          <w:sz w:val="22"/>
          <w:szCs w:val="22"/>
        </w:rPr>
        <w:t>validação</w:t>
      </w:r>
      <w:proofErr w:type="gramEnd"/>
      <w:r w:rsidRPr="009D08DA">
        <w:rPr>
          <w:rFonts w:ascii="Arial" w:hAnsi="Arial"/>
          <w:bCs/>
          <w:sz w:val="22"/>
          <w:szCs w:val="22"/>
        </w:rPr>
        <w:t xml:space="preserve"> da correta identificação das receitas e vinculação aos respectivos documentos de arrecadação;</w:t>
      </w:r>
    </w:p>
    <w:p w14:paraId="372535D8"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 xml:space="preserve">V – </w:t>
      </w:r>
      <w:proofErr w:type="gramStart"/>
      <w:r w:rsidRPr="009D08DA">
        <w:rPr>
          <w:rFonts w:ascii="Arial" w:hAnsi="Arial"/>
          <w:bCs/>
          <w:sz w:val="22"/>
          <w:szCs w:val="22"/>
        </w:rPr>
        <w:t>monitoramento</w:t>
      </w:r>
      <w:proofErr w:type="gramEnd"/>
      <w:r w:rsidRPr="009D08DA">
        <w:rPr>
          <w:rFonts w:ascii="Arial" w:hAnsi="Arial"/>
          <w:bCs/>
          <w:sz w:val="22"/>
          <w:szCs w:val="22"/>
        </w:rPr>
        <w:t xml:space="preserve"> da disponibilidade e funcionamento dos canais de pagamento;</w:t>
      </w:r>
    </w:p>
    <w:p w14:paraId="298F6767"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 xml:space="preserve">VI – </w:t>
      </w:r>
      <w:proofErr w:type="gramStart"/>
      <w:r w:rsidRPr="009D08DA">
        <w:rPr>
          <w:rFonts w:ascii="Arial" w:hAnsi="Arial"/>
          <w:bCs/>
          <w:sz w:val="22"/>
          <w:szCs w:val="22"/>
        </w:rPr>
        <w:t>verificação</w:t>
      </w:r>
      <w:proofErr w:type="gramEnd"/>
      <w:r w:rsidRPr="009D08DA">
        <w:rPr>
          <w:rFonts w:ascii="Arial" w:hAnsi="Arial"/>
          <w:bCs/>
          <w:sz w:val="22"/>
          <w:szCs w:val="22"/>
        </w:rPr>
        <w:t xml:space="preserve"> do cumprimento dos níveis de serviço (SLA - </w:t>
      </w:r>
      <w:r w:rsidRPr="009D08DA">
        <w:rPr>
          <w:rFonts w:ascii="Arial" w:hAnsi="Arial"/>
          <w:bCs/>
          <w:i/>
          <w:iCs/>
          <w:sz w:val="22"/>
          <w:szCs w:val="22"/>
        </w:rPr>
        <w:t xml:space="preserve">Service </w:t>
      </w:r>
      <w:proofErr w:type="spellStart"/>
      <w:r w:rsidRPr="009D08DA">
        <w:rPr>
          <w:rFonts w:ascii="Arial" w:hAnsi="Arial"/>
          <w:bCs/>
          <w:i/>
          <w:iCs/>
          <w:sz w:val="22"/>
          <w:szCs w:val="22"/>
        </w:rPr>
        <w:t>Level</w:t>
      </w:r>
      <w:proofErr w:type="spellEnd"/>
      <w:r w:rsidRPr="009D08DA">
        <w:rPr>
          <w:rFonts w:ascii="Arial" w:hAnsi="Arial"/>
          <w:bCs/>
          <w:i/>
          <w:iCs/>
          <w:sz w:val="22"/>
          <w:szCs w:val="22"/>
        </w:rPr>
        <w:t xml:space="preserve"> </w:t>
      </w:r>
      <w:proofErr w:type="spellStart"/>
      <w:r w:rsidRPr="009D08DA">
        <w:rPr>
          <w:rFonts w:ascii="Arial" w:hAnsi="Arial"/>
          <w:bCs/>
          <w:i/>
          <w:iCs/>
          <w:sz w:val="22"/>
          <w:szCs w:val="22"/>
        </w:rPr>
        <w:t>Agreement</w:t>
      </w:r>
      <w:proofErr w:type="spellEnd"/>
      <w:r w:rsidRPr="009D08DA">
        <w:rPr>
          <w:rFonts w:ascii="Arial" w:hAnsi="Arial"/>
          <w:bCs/>
          <w:sz w:val="22"/>
          <w:szCs w:val="22"/>
        </w:rPr>
        <w:t>)</w:t>
      </w:r>
      <w:r w:rsidRPr="009D08DA">
        <w:rPr>
          <w:rFonts w:ascii="Arial" w:hAnsi="Arial"/>
          <w:b/>
          <w:bCs/>
          <w:sz w:val="22"/>
          <w:szCs w:val="22"/>
        </w:rPr>
        <w:t xml:space="preserve"> </w:t>
      </w:r>
      <w:r w:rsidRPr="009D08DA">
        <w:rPr>
          <w:rFonts w:ascii="Arial" w:hAnsi="Arial"/>
          <w:bCs/>
          <w:sz w:val="22"/>
          <w:szCs w:val="22"/>
        </w:rPr>
        <w:t>estabelecidos;</w:t>
      </w:r>
    </w:p>
    <w:p w14:paraId="7D7E9C47"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VII – identificação e registro de falhas operacionais, inconsistências ou divergências;</w:t>
      </w:r>
    </w:p>
    <w:p w14:paraId="7D3E4307" w14:textId="77777777" w:rsidR="000D6086" w:rsidRPr="009D08DA" w:rsidRDefault="000D6086" w:rsidP="009D08DA">
      <w:pPr>
        <w:spacing w:line="276" w:lineRule="auto"/>
        <w:jc w:val="both"/>
        <w:rPr>
          <w:rFonts w:ascii="Arial" w:hAnsi="Arial"/>
          <w:bCs/>
          <w:sz w:val="22"/>
          <w:szCs w:val="22"/>
        </w:rPr>
      </w:pPr>
      <w:r w:rsidRPr="009D08DA">
        <w:rPr>
          <w:rFonts w:ascii="Arial" w:hAnsi="Arial"/>
          <w:bCs/>
          <w:sz w:val="22"/>
          <w:szCs w:val="22"/>
        </w:rPr>
        <w:t>VIII – adoção e acompanhamento das providências necessárias à regularização de eventuais não conformidades.</w:t>
      </w:r>
    </w:p>
    <w:p w14:paraId="589E71D5" w14:textId="77777777" w:rsidR="009D08DA" w:rsidRPr="009D08DA" w:rsidRDefault="009D08DA" w:rsidP="009D08DA">
      <w:pPr>
        <w:spacing w:line="276" w:lineRule="auto"/>
        <w:jc w:val="both"/>
        <w:rPr>
          <w:rFonts w:ascii="Arial" w:hAnsi="Arial"/>
          <w:bCs/>
          <w:sz w:val="10"/>
          <w:szCs w:val="10"/>
        </w:rPr>
      </w:pPr>
    </w:p>
    <w:p w14:paraId="5181CFD2" w14:textId="77777777" w:rsidR="009D08DA" w:rsidRPr="009D08DA" w:rsidRDefault="009D08DA" w:rsidP="009D08DA">
      <w:pPr>
        <w:pStyle w:val="PargrafodaLista"/>
        <w:tabs>
          <w:tab w:val="left" w:pos="567"/>
          <w:tab w:val="left" w:pos="851"/>
        </w:tabs>
        <w:spacing w:line="276" w:lineRule="auto"/>
        <w:ind w:left="0"/>
        <w:jc w:val="both"/>
        <w:rPr>
          <w:rFonts w:ascii="Arial" w:hAnsi="Arial"/>
          <w:sz w:val="22"/>
          <w:szCs w:val="22"/>
        </w:rPr>
      </w:pPr>
      <w:r w:rsidRPr="009D08DA">
        <w:rPr>
          <w:rFonts w:ascii="Arial" w:hAnsi="Arial"/>
          <w:b/>
          <w:sz w:val="22"/>
          <w:szCs w:val="22"/>
        </w:rPr>
        <w:lastRenderedPageBreak/>
        <w:t>6.11</w:t>
      </w:r>
      <w:r w:rsidRPr="009D08DA">
        <w:rPr>
          <w:rFonts w:ascii="Arial" w:hAnsi="Arial"/>
          <w:bCs/>
          <w:sz w:val="22"/>
          <w:szCs w:val="22"/>
        </w:rPr>
        <w:t xml:space="preserve"> </w:t>
      </w:r>
      <w:r w:rsidRPr="009D08DA">
        <w:rPr>
          <w:rFonts w:ascii="Arial" w:hAnsi="Arial"/>
          <w:sz w:val="22"/>
          <w:szCs w:val="22"/>
        </w:rPr>
        <w:t>Após a assinatura do contrato, a Administração poderá convocar a contratada para reunião inicial de alinhamento (</w:t>
      </w:r>
      <w:proofErr w:type="spellStart"/>
      <w:r w:rsidRPr="009D08DA">
        <w:rPr>
          <w:rFonts w:ascii="Arial" w:hAnsi="Arial"/>
          <w:i/>
          <w:iCs/>
          <w:sz w:val="22"/>
          <w:szCs w:val="22"/>
        </w:rPr>
        <w:t>kick</w:t>
      </w:r>
      <w:proofErr w:type="spellEnd"/>
      <w:r w:rsidRPr="009D08DA">
        <w:rPr>
          <w:rFonts w:ascii="Arial" w:hAnsi="Arial"/>
          <w:i/>
          <w:iCs/>
          <w:sz w:val="22"/>
          <w:szCs w:val="22"/>
        </w:rPr>
        <w:t>-off meeting</w:t>
      </w:r>
      <w:r w:rsidRPr="009D08DA">
        <w:rPr>
          <w:rFonts w:ascii="Arial" w:hAnsi="Arial"/>
          <w:sz w:val="22"/>
          <w:szCs w:val="22"/>
        </w:rPr>
        <w:t>), na qual será apresentado o plano de fiscalização contratual, contendo:</w:t>
      </w:r>
    </w:p>
    <w:p w14:paraId="7C0E8427" w14:textId="77777777" w:rsidR="009D08DA" w:rsidRPr="009D08DA" w:rsidRDefault="009D08DA" w:rsidP="009D08DA">
      <w:pPr>
        <w:pStyle w:val="PargrafodaLista"/>
        <w:numPr>
          <w:ilvl w:val="0"/>
          <w:numId w:val="10"/>
        </w:numPr>
        <w:spacing w:line="276" w:lineRule="auto"/>
        <w:jc w:val="both"/>
        <w:rPr>
          <w:rFonts w:ascii="Arial" w:hAnsi="Arial"/>
          <w:sz w:val="22"/>
          <w:szCs w:val="22"/>
        </w:rPr>
      </w:pPr>
      <w:r w:rsidRPr="009D08DA">
        <w:rPr>
          <w:rFonts w:ascii="Arial" w:hAnsi="Arial"/>
          <w:sz w:val="22"/>
          <w:szCs w:val="22"/>
        </w:rPr>
        <w:t>obrigações contratuais da contratada;</w:t>
      </w:r>
    </w:p>
    <w:p w14:paraId="53F0B657" w14:textId="77777777" w:rsidR="009D08DA" w:rsidRPr="009D08DA" w:rsidRDefault="009D08DA" w:rsidP="009D08DA">
      <w:pPr>
        <w:pStyle w:val="PargrafodaLista"/>
        <w:numPr>
          <w:ilvl w:val="0"/>
          <w:numId w:val="10"/>
        </w:numPr>
        <w:spacing w:line="276" w:lineRule="auto"/>
        <w:jc w:val="both"/>
        <w:rPr>
          <w:rFonts w:ascii="Arial" w:hAnsi="Arial"/>
          <w:sz w:val="22"/>
          <w:szCs w:val="22"/>
        </w:rPr>
      </w:pPr>
      <w:r w:rsidRPr="009D08DA">
        <w:rPr>
          <w:rFonts w:ascii="Arial" w:hAnsi="Arial"/>
          <w:sz w:val="22"/>
          <w:szCs w:val="22"/>
        </w:rPr>
        <w:t>mecanismos de fiscalização e controle de SLA;</w:t>
      </w:r>
    </w:p>
    <w:p w14:paraId="54901048" w14:textId="77777777" w:rsidR="009D08DA" w:rsidRPr="009D08DA" w:rsidRDefault="009D08DA" w:rsidP="009D08DA">
      <w:pPr>
        <w:pStyle w:val="PargrafodaLista"/>
        <w:numPr>
          <w:ilvl w:val="0"/>
          <w:numId w:val="10"/>
        </w:numPr>
        <w:spacing w:line="276" w:lineRule="auto"/>
        <w:jc w:val="both"/>
        <w:rPr>
          <w:rFonts w:ascii="Arial" w:hAnsi="Arial"/>
          <w:sz w:val="22"/>
          <w:szCs w:val="22"/>
        </w:rPr>
      </w:pPr>
      <w:r w:rsidRPr="009D08DA">
        <w:rPr>
          <w:rFonts w:ascii="Arial" w:hAnsi="Arial"/>
          <w:sz w:val="22"/>
          <w:szCs w:val="22"/>
        </w:rPr>
        <w:t>estratégias para execução do objeto;</w:t>
      </w:r>
    </w:p>
    <w:p w14:paraId="35CD6A7B" w14:textId="77777777" w:rsidR="009D08DA" w:rsidRPr="009D08DA" w:rsidRDefault="009D08DA" w:rsidP="009D08DA">
      <w:pPr>
        <w:pStyle w:val="PargrafodaLista"/>
        <w:numPr>
          <w:ilvl w:val="0"/>
          <w:numId w:val="10"/>
        </w:numPr>
        <w:spacing w:line="276" w:lineRule="auto"/>
        <w:jc w:val="both"/>
        <w:rPr>
          <w:rFonts w:ascii="Arial" w:hAnsi="Arial"/>
          <w:sz w:val="22"/>
          <w:szCs w:val="22"/>
        </w:rPr>
      </w:pPr>
      <w:r w:rsidRPr="009D08DA">
        <w:rPr>
          <w:rFonts w:ascii="Arial" w:hAnsi="Arial"/>
          <w:sz w:val="22"/>
          <w:szCs w:val="22"/>
        </w:rPr>
        <w:t>método de aferição de resultados (indicadores de desempenho);</w:t>
      </w:r>
    </w:p>
    <w:p w14:paraId="247ABFBC" w14:textId="77777777" w:rsidR="009D08DA" w:rsidRPr="009D08DA" w:rsidRDefault="009D08DA" w:rsidP="009D08DA">
      <w:pPr>
        <w:pStyle w:val="PargrafodaLista"/>
        <w:numPr>
          <w:ilvl w:val="0"/>
          <w:numId w:val="10"/>
        </w:numPr>
        <w:spacing w:line="276" w:lineRule="auto"/>
        <w:jc w:val="both"/>
        <w:rPr>
          <w:rFonts w:ascii="Arial" w:hAnsi="Arial"/>
          <w:sz w:val="22"/>
          <w:szCs w:val="22"/>
        </w:rPr>
      </w:pPr>
      <w:r w:rsidRPr="009D08DA">
        <w:rPr>
          <w:rFonts w:ascii="Arial" w:hAnsi="Arial"/>
          <w:sz w:val="22"/>
          <w:szCs w:val="22"/>
        </w:rPr>
        <w:t>sanções aplicáveis em caso de descumprimento contratual.</w:t>
      </w:r>
    </w:p>
    <w:p w14:paraId="141A5AFA" w14:textId="77777777" w:rsidR="009D08DA" w:rsidRPr="009D08DA" w:rsidRDefault="009D08DA" w:rsidP="009D08DA">
      <w:pPr>
        <w:spacing w:line="276" w:lineRule="auto"/>
        <w:jc w:val="both"/>
        <w:rPr>
          <w:rFonts w:ascii="Arial" w:hAnsi="Arial"/>
          <w:sz w:val="10"/>
          <w:szCs w:val="10"/>
        </w:rPr>
      </w:pPr>
    </w:p>
    <w:p w14:paraId="5220EDD4"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7. FORMA E CRITÉRIOS DE SELEÇÃO DO FORNECEDOR</w:t>
      </w:r>
      <w:r w:rsidRPr="009D08DA">
        <w:rPr>
          <w:rFonts w:ascii="Arial" w:hAnsi="Arial"/>
          <w:sz w:val="22"/>
          <w:szCs w:val="22"/>
        </w:rPr>
        <w:t xml:space="preserve"> </w:t>
      </w:r>
    </w:p>
    <w:p w14:paraId="5450C305" w14:textId="77777777" w:rsidR="000D6086" w:rsidRPr="009D08DA" w:rsidRDefault="000D6086" w:rsidP="009D08DA">
      <w:pPr>
        <w:spacing w:line="276" w:lineRule="auto"/>
        <w:jc w:val="both"/>
        <w:rPr>
          <w:rFonts w:ascii="Arial" w:hAnsi="Arial"/>
          <w:sz w:val="2"/>
          <w:szCs w:val="2"/>
        </w:rPr>
      </w:pPr>
    </w:p>
    <w:p w14:paraId="39566AF6"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 xml:space="preserve">(art. 6º, inciso XXIII, alínea ‘h’, da Lei nº 14.133/2021) </w:t>
      </w:r>
    </w:p>
    <w:p w14:paraId="43523888" w14:textId="77777777" w:rsidR="000D6086" w:rsidRPr="009D08DA" w:rsidRDefault="000D6086" w:rsidP="009D08DA">
      <w:pPr>
        <w:spacing w:line="276" w:lineRule="auto"/>
        <w:jc w:val="both"/>
        <w:rPr>
          <w:rFonts w:ascii="Arial" w:hAnsi="Arial"/>
          <w:sz w:val="10"/>
          <w:szCs w:val="10"/>
        </w:rPr>
      </w:pPr>
    </w:p>
    <w:p w14:paraId="444F9917" w14:textId="77777777" w:rsidR="009D08DA" w:rsidRDefault="000D6086" w:rsidP="009D08DA">
      <w:pPr>
        <w:pStyle w:val="PargrafodaLista"/>
        <w:tabs>
          <w:tab w:val="left" w:pos="567"/>
          <w:tab w:val="left" w:pos="851"/>
        </w:tabs>
        <w:spacing w:line="276" w:lineRule="auto"/>
        <w:ind w:left="0"/>
        <w:jc w:val="both"/>
        <w:rPr>
          <w:rFonts w:ascii="Arial" w:hAnsi="Arial"/>
          <w:sz w:val="22"/>
          <w:szCs w:val="22"/>
        </w:rPr>
      </w:pPr>
      <w:r w:rsidRPr="009D08DA">
        <w:rPr>
          <w:rFonts w:ascii="Arial" w:hAnsi="Arial"/>
          <w:b/>
          <w:sz w:val="22"/>
          <w:szCs w:val="22"/>
        </w:rPr>
        <w:t>7.1</w:t>
      </w:r>
      <w:r w:rsidRPr="009D08DA">
        <w:rPr>
          <w:rFonts w:ascii="Arial" w:hAnsi="Arial"/>
          <w:sz w:val="22"/>
          <w:szCs w:val="22"/>
        </w:rPr>
        <w:t xml:space="preserve"> </w:t>
      </w:r>
      <w:r w:rsidR="009D08DA" w:rsidRPr="009D08DA">
        <w:rPr>
          <w:rFonts w:ascii="Arial" w:hAnsi="Arial"/>
          <w:sz w:val="22"/>
          <w:szCs w:val="22"/>
        </w:rPr>
        <w:t>O fornecedor será selecionado por meio de procedimento de licitação, na modalidade Pregão Eletrônico, em conformidade com o art. 28, inciso I, combinado com o art. 56 da Lei nº 14.133/2021, sob a forma eletrônica, com adoção do critério de julgamento pelo menor preço global, considerando a estimativa de custo mensal e o valor total do contrato.</w:t>
      </w:r>
    </w:p>
    <w:p w14:paraId="3CB0DF79" w14:textId="77777777" w:rsidR="009D08DA" w:rsidRPr="00C61F0B" w:rsidRDefault="009D08DA" w:rsidP="009D08DA">
      <w:pPr>
        <w:pStyle w:val="PargrafodaLista"/>
        <w:tabs>
          <w:tab w:val="left" w:pos="567"/>
          <w:tab w:val="left" w:pos="851"/>
        </w:tabs>
        <w:spacing w:line="276" w:lineRule="auto"/>
        <w:ind w:left="0"/>
        <w:jc w:val="both"/>
        <w:rPr>
          <w:rFonts w:ascii="Arial" w:hAnsi="Arial"/>
          <w:sz w:val="10"/>
          <w:szCs w:val="10"/>
        </w:rPr>
      </w:pPr>
    </w:p>
    <w:p w14:paraId="6879EFCF" w14:textId="77777777" w:rsidR="009D08DA" w:rsidRPr="009D08DA" w:rsidRDefault="009D08DA" w:rsidP="009D08DA">
      <w:pPr>
        <w:pStyle w:val="PargrafodaLista"/>
        <w:tabs>
          <w:tab w:val="left" w:pos="567"/>
          <w:tab w:val="left" w:pos="851"/>
        </w:tabs>
        <w:spacing w:line="276" w:lineRule="auto"/>
        <w:ind w:left="518"/>
        <w:jc w:val="both"/>
        <w:rPr>
          <w:rFonts w:ascii="Arial" w:hAnsi="Arial"/>
          <w:sz w:val="22"/>
          <w:szCs w:val="22"/>
        </w:rPr>
      </w:pPr>
      <w:r>
        <w:rPr>
          <w:rFonts w:ascii="Arial" w:hAnsi="Arial"/>
          <w:sz w:val="22"/>
          <w:szCs w:val="22"/>
        </w:rPr>
        <w:t xml:space="preserve">7.1.1 </w:t>
      </w:r>
      <w:r w:rsidRPr="009D08DA">
        <w:rPr>
          <w:rFonts w:ascii="Arial" w:hAnsi="Arial"/>
          <w:sz w:val="22"/>
          <w:szCs w:val="22"/>
        </w:rPr>
        <w:t>O pregão eletrônico é a modalidade adequada para bens e serviços comuns, inclusive tecnológicos. O critério do menor preço global garante economicidade sem comprometer a qualidade do serviço, dada a padronização das funcionalidades e a necessidade de assegurar o melhor custo-benefício para o Município).</w:t>
      </w:r>
    </w:p>
    <w:p w14:paraId="28F1C3A6" w14:textId="77777777" w:rsidR="009D08DA" w:rsidRPr="009D08DA" w:rsidRDefault="009D08DA" w:rsidP="009D08DA">
      <w:pPr>
        <w:spacing w:line="276" w:lineRule="auto"/>
        <w:jc w:val="both"/>
        <w:rPr>
          <w:rFonts w:ascii="Arial" w:hAnsi="Arial"/>
          <w:b/>
          <w:bCs/>
          <w:sz w:val="10"/>
          <w:szCs w:val="10"/>
        </w:rPr>
      </w:pPr>
    </w:p>
    <w:p w14:paraId="5DEB7CE9" w14:textId="77777777" w:rsidR="000D6086" w:rsidRPr="009D08DA" w:rsidRDefault="009D08DA" w:rsidP="009D08DA">
      <w:pPr>
        <w:spacing w:line="276" w:lineRule="auto"/>
        <w:jc w:val="both"/>
        <w:rPr>
          <w:rFonts w:ascii="Arial" w:hAnsi="Arial"/>
          <w:sz w:val="22"/>
          <w:szCs w:val="22"/>
        </w:rPr>
      </w:pPr>
      <w:r w:rsidRPr="009D08DA">
        <w:rPr>
          <w:rFonts w:ascii="Arial" w:hAnsi="Arial"/>
          <w:b/>
          <w:bCs/>
          <w:sz w:val="22"/>
          <w:szCs w:val="22"/>
        </w:rPr>
        <w:t xml:space="preserve">7.2 </w:t>
      </w:r>
      <w:r w:rsidR="000D6086" w:rsidRPr="009D08DA">
        <w:rPr>
          <w:rFonts w:ascii="Arial" w:hAnsi="Arial"/>
          <w:sz w:val="22"/>
          <w:szCs w:val="22"/>
        </w:rPr>
        <w:t>As exigências de habilitação jurídica e de regularidade fiscal e trabalhista são aquelas no Edital.</w:t>
      </w:r>
    </w:p>
    <w:p w14:paraId="2E23ED08" w14:textId="77777777" w:rsidR="000D6086" w:rsidRPr="009D08DA" w:rsidRDefault="000D6086" w:rsidP="009D08DA">
      <w:pPr>
        <w:spacing w:line="276" w:lineRule="auto"/>
        <w:jc w:val="both"/>
        <w:rPr>
          <w:rFonts w:ascii="Arial" w:hAnsi="Arial"/>
          <w:sz w:val="10"/>
          <w:szCs w:val="10"/>
        </w:rPr>
      </w:pPr>
    </w:p>
    <w:p w14:paraId="33492572"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7.</w:t>
      </w:r>
      <w:r w:rsidR="009D08DA">
        <w:rPr>
          <w:rFonts w:ascii="Arial" w:hAnsi="Arial"/>
          <w:b/>
          <w:sz w:val="22"/>
          <w:szCs w:val="22"/>
        </w:rPr>
        <w:t>3</w:t>
      </w:r>
      <w:r w:rsidRPr="009D08DA">
        <w:rPr>
          <w:rFonts w:ascii="Arial" w:hAnsi="Arial"/>
          <w:sz w:val="22"/>
          <w:szCs w:val="22"/>
        </w:rPr>
        <w:t xml:space="preserve"> Os critérios de qualificação econômico-financeira a serem atendidos pelo fornecedor estão previstos no edital.</w:t>
      </w:r>
    </w:p>
    <w:p w14:paraId="182E6294" w14:textId="77777777" w:rsidR="000D6086" w:rsidRPr="009D08DA" w:rsidRDefault="000D6086" w:rsidP="009D08DA">
      <w:pPr>
        <w:spacing w:line="276" w:lineRule="auto"/>
        <w:jc w:val="both"/>
        <w:rPr>
          <w:rFonts w:ascii="Arial" w:hAnsi="Arial"/>
          <w:sz w:val="10"/>
          <w:szCs w:val="10"/>
        </w:rPr>
      </w:pPr>
    </w:p>
    <w:p w14:paraId="46888B47"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7.</w:t>
      </w:r>
      <w:r w:rsidR="009D08DA">
        <w:rPr>
          <w:rFonts w:ascii="Arial" w:hAnsi="Arial"/>
          <w:b/>
          <w:sz w:val="22"/>
          <w:szCs w:val="22"/>
        </w:rPr>
        <w:t>4</w:t>
      </w:r>
      <w:r w:rsidRPr="009D08DA">
        <w:rPr>
          <w:rFonts w:ascii="Arial" w:hAnsi="Arial"/>
          <w:sz w:val="22"/>
          <w:szCs w:val="22"/>
        </w:rPr>
        <w:t xml:space="preserve"> Os critérios de qualificação técnica a serem atendidos pelo fornecedor serão:</w:t>
      </w:r>
    </w:p>
    <w:p w14:paraId="7F53EF84" w14:textId="77777777" w:rsidR="000D6086" w:rsidRPr="009D08DA" w:rsidRDefault="000D6086" w:rsidP="009D08DA">
      <w:pPr>
        <w:spacing w:line="276" w:lineRule="auto"/>
        <w:jc w:val="both"/>
        <w:rPr>
          <w:rFonts w:ascii="Arial" w:hAnsi="Arial"/>
          <w:sz w:val="10"/>
          <w:szCs w:val="10"/>
        </w:rPr>
      </w:pPr>
    </w:p>
    <w:p w14:paraId="52189B28"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.1 Comprovação de aptidão para o fornecimento de serviços em características, quantidades e prazos compatíveis com o objeto desta contratação direta, ou com o item pertinente, por meio da apresentação de atestados fornecidos por pessoas jurídicas de direito público ou privado.</w:t>
      </w:r>
    </w:p>
    <w:p w14:paraId="15051F48" w14:textId="77777777" w:rsidR="000D6086" w:rsidRPr="009D08DA" w:rsidRDefault="000D6086" w:rsidP="009D08DA">
      <w:pPr>
        <w:spacing w:line="276" w:lineRule="auto"/>
        <w:ind w:left="567"/>
        <w:jc w:val="both"/>
        <w:rPr>
          <w:rFonts w:ascii="Arial" w:hAnsi="Arial"/>
          <w:sz w:val="10"/>
          <w:szCs w:val="10"/>
        </w:rPr>
      </w:pPr>
    </w:p>
    <w:p w14:paraId="008DC728"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.2 Para fins da comprovação de que trata este subitem, os atestados deverão dizer respeito a contratos executados com as seguintes características mínimas:</w:t>
      </w:r>
    </w:p>
    <w:p w14:paraId="5A1DED45" w14:textId="77777777" w:rsidR="000D6086" w:rsidRPr="009D08DA" w:rsidRDefault="000D6086" w:rsidP="009D08DA">
      <w:pPr>
        <w:spacing w:line="276" w:lineRule="auto"/>
        <w:jc w:val="both"/>
        <w:rPr>
          <w:rFonts w:ascii="Arial" w:hAnsi="Arial"/>
          <w:sz w:val="10"/>
          <w:szCs w:val="10"/>
        </w:rPr>
      </w:pPr>
    </w:p>
    <w:p w14:paraId="4924628F" w14:textId="2E648C7E" w:rsidR="000D6086" w:rsidRPr="009D08DA" w:rsidRDefault="000D6086" w:rsidP="00364C3B">
      <w:pPr>
        <w:spacing w:line="276" w:lineRule="auto"/>
        <w:ind w:left="1694"/>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.2.1 Execução de serviços de arrecadação de receitas públicas ou privadas por meio de instrumentos de pagamento, tais como boletos bancários, PIX, débito direto autorizado (DDA) ou equivalentes, com comprovação de processamento de volume significativo de transações, compatível com o porte da contratação, incluindo a efetiva liquidação financeira e o repasse dos valores arrecadados ao ente contratante</w:t>
      </w:r>
      <w:ins w:id="435" w:author="#3" w:date="2026-06-15T16:24:00Z" w16du:dateUtc="2026-06-15T19:24:00Z">
        <w:r w:rsidR="00364C3B">
          <w:rPr>
            <w:rFonts w:ascii="Arial" w:hAnsi="Arial"/>
            <w:sz w:val="22"/>
            <w:szCs w:val="22"/>
          </w:rPr>
          <w:t xml:space="preserve"> por split automático</w:t>
        </w:r>
      </w:ins>
      <w:r w:rsidRPr="009D08DA">
        <w:rPr>
          <w:rFonts w:ascii="Arial" w:hAnsi="Arial"/>
          <w:sz w:val="22"/>
          <w:szCs w:val="22"/>
        </w:rPr>
        <w:t>.</w:t>
      </w:r>
    </w:p>
    <w:p w14:paraId="13E5DBDF" w14:textId="77777777" w:rsidR="000D6086" w:rsidRPr="009D08DA" w:rsidRDefault="000D6086" w:rsidP="009D08DA">
      <w:pPr>
        <w:spacing w:line="276" w:lineRule="auto"/>
        <w:ind w:left="1694"/>
        <w:jc w:val="both"/>
        <w:rPr>
          <w:rFonts w:ascii="Arial" w:hAnsi="Arial"/>
          <w:sz w:val="10"/>
          <w:szCs w:val="10"/>
        </w:rPr>
      </w:pPr>
    </w:p>
    <w:p w14:paraId="7430BE45" w14:textId="77777777" w:rsidR="000D6086" w:rsidRPr="009D08DA" w:rsidRDefault="000D6086" w:rsidP="009D08DA">
      <w:pPr>
        <w:spacing w:line="276" w:lineRule="auto"/>
        <w:ind w:left="1694"/>
        <w:jc w:val="both"/>
        <w:rPr>
          <w:rFonts w:ascii="Arial" w:hAnsi="Arial"/>
          <w:sz w:val="22"/>
          <w:szCs w:val="22"/>
          <w:vertAlign w:val="superscript"/>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.2.2 Operacionalização de solução tecnológica integrada para arrecadação, contemplando a geração, registro e liquidação de guias de pagamento, com utilização de padrões de mercado (tais como FEBRABAN – CNAB 240 e/ou 400, APIs ou webservices), assegurando a disponibilização de arquivos de retorno, conciliação bancária, rastreabilidade das transações e cumprimento de prazos de liquidação e repasse previamente estabelecidos.</w:t>
      </w:r>
      <w:r w:rsidRPr="009D08DA">
        <w:rPr>
          <w:rFonts w:ascii="Arial" w:hAnsi="Arial"/>
          <w:sz w:val="22"/>
          <w:szCs w:val="22"/>
          <w:vertAlign w:val="superscript"/>
        </w:rPr>
        <w:t>10</w:t>
      </w:r>
    </w:p>
    <w:p w14:paraId="0D00491E" w14:textId="77777777" w:rsidR="000D6086" w:rsidRPr="009D08DA" w:rsidRDefault="000D6086" w:rsidP="009D08DA">
      <w:pPr>
        <w:spacing w:line="276" w:lineRule="auto"/>
        <w:ind w:left="1694"/>
        <w:jc w:val="both"/>
        <w:rPr>
          <w:rFonts w:ascii="Arial" w:hAnsi="Arial"/>
          <w:sz w:val="10"/>
          <w:szCs w:val="10"/>
        </w:rPr>
      </w:pPr>
    </w:p>
    <w:p w14:paraId="5F01B4AD" w14:textId="7E55FA6C" w:rsidR="000D6086" w:rsidRPr="009D08DA" w:rsidRDefault="000D6086" w:rsidP="009D08DA">
      <w:pPr>
        <w:spacing w:line="276" w:lineRule="auto"/>
        <w:ind w:left="567"/>
        <w:jc w:val="both"/>
        <w:rPr>
          <w:rFonts w:ascii="Arial" w:hAnsi="Arial"/>
          <w:sz w:val="22"/>
          <w:szCs w:val="22"/>
        </w:rPr>
      </w:pPr>
      <w:r w:rsidRPr="00C61F0B">
        <w:rPr>
          <w:rFonts w:ascii="Arial" w:hAnsi="Arial"/>
          <w:sz w:val="22"/>
          <w:szCs w:val="22"/>
        </w:rPr>
        <w:lastRenderedPageBreak/>
        <w:t>7.</w:t>
      </w:r>
      <w:r w:rsidR="009D08DA" w:rsidRPr="00C61F0B">
        <w:rPr>
          <w:rFonts w:ascii="Arial" w:hAnsi="Arial"/>
          <w:sz w:val="22"/>
          <w:szCs w:val="22"/>
        </w:rPr>
        <w:t>4</w:t>
      </w:r>
      <w:r w:rsidRPr="00C61F0B">
        <w:rPr>
          <w:rFonts w:ascii="Arial" w:hAnsi="Arial"/>
          <w:sz w:val="22"/>
          <w:szCs w:val="22"/>
        </w:rPr>
        <w:t>.3 Será admitida, para fins de comprovação de quantitativo mínimo, a apresentação e o somatório de diferentes atestados executados de forma concomitante</w:t>
      </w:r>
      <w:r w:rsidR="00C61F0B" w:rsidRPr="00C61F0B">
        <w:rPr>
          <w:rFonts w:ascii="Arial" w:hAnsi="Arial"/>
          <w:sz w:val="22"/>
          <w:szCs w:val="22"/>
        </w:rPr>
        <w:t xml:space="preserve">, comprovando a experiência </w:t>
      </w:r>
      <w:r w:rsidR="00C61F0B" w:rsidRPr="00364C3B">
        <w:rPr>
          <w:rFonts w:ascii="Arial" w:hAnsi="Arial"/>
          <w:sz w:val="22"/>
          <w:rPrChange w:id="436" w:author="#3" w:date="2026-06-15T16:24:00Z" w16du:dateUtc="2026-06-15T19:24:00Z">
            <w:rPr>
              <w:rFonts w:ascii="Arial" w:hAnsi="Arial"/>
              <w:sz w:val="22"/>
              <w:highlight w:val="yellow"/>
            </w:rPr>
          </w:rPrChange>
        </w:rPr>
        <w:t xml:space="preserve">de </w:t>
      </w:r>
      <w:del w:id="437" w:author="#3" w:date="2026-06-15T16:24:00Z" w16du:dateUtc="2026-06-15T19:24:00Z">
        <w:r w:rsidR="00C61F0B" w:rsidRPr="00995F07">
          <w:rPr>
            <w:rFonts w:ascii="Arial" w:hAnsi="Arial"/>
            <w:sz w:val="22"/>
            <w:szCs w:val="22"/>
            <w:highlight w:val="yellow"/>
          </w:rPr>
          <w:delText>120</w:delText>
        </w:r>
      </w:del>
      <w:ins w:id="438" w:author="#3" w:date="2026-06-15T16:24:00Z" w16du:dateUtc="2026-06-15T19:24:00Z">
        <w:r w:rsidR="00364C3B" w:rsidRPr="00364C3B">
          <w:rPr>
            <w:rFonts w:ascii="Arial" w:hAnsi="Arial"/>
            <w:sz w:val="22"/>
            <w:szCs w:val="22"/>
          </w:rPr>
          <w:t>7</w:t>
        </w:r>
        <w:r w:rsidR="00C61F0B" w:rsidRPr="00364C3B">
          <w:rPr>
            <w:rFonts w:ascii="Arial" w:hAnsi="Arial"/>
            <w:sz w:val="22"/>
            <w:szCs w:val="22"/>
          </w:rPr>
          <w:t>0</w:t>
        </w:r>
      </w:ins>
      <w:r w:rsidR="00C61F0B" w:rsidRPr="00364C3B">
        <w:rPr>
          <w:rFonts w:ascii="Arial" w:hAnsi="Arial"/>
          <w:sz w:val="22"/>
          <w:rPrChange w:id="439" w:author="#3" w:date="2026-06-15T16:24:00Z" w16du:dateUtc="2026-06-15T19:24:00Z">
            <w:rPr>
              <w:rFonts w:ascii="Arial" w:hAnsi="Arial"/>
              <w:sz w:val="22"/>
              <w:highlight w:val="yellow"/>
            </w:rPr>
          </w:rPrChange>
        </w:rPr>
        <w:t xml:space="preserve"> mil baixas de</w:t>
      </w:r>
      <w:r w:rsidR="00C61F0B" w:rsidRPr="00C61F0B">
        <w:rPr>
          <w:rFonts w:ascii="Arial" w:hAnsi="Arial"/>
          <w:sz w:val="22"/>
          <w:szCs w:val="22"/>
        </w:rPr>
        <w:t xml:space="preserve"> documento de arrecadação</w:t>
      </w:r>
      <w:r w:rsidRPr="00C61F0B">
        <w:rPr>
          <w:rFonts w:ascii="Arial" w:hAnsi="Arial"/>
          <w:sz w:val="22"/>
          <w:szCs w:val="22"/>
        </w:rPr>
        <w:t>.</w:t>
      </w:r>
    </w:p>
    <w:p w14:paraId="5F7D3433" w14:textId="77777777" w:rsidR="000D6086" w:rsidRPr="009D08DA" w:rsidRDefault="000D6086" w:rsidP="009D08DA">
      <w:pPr>
        <w:spacing w:line="276" w:lineRule="auto"/>
        <w:ind w:left="567"/>
        <w:jc w:val="both"/>
        <w:rPr>
          <w:rFonts w:ascii="Arial" w:hAnsi="Arial"/>
          <w:sz w:val="10"/>
          <w:szCs w:val="10"/>
        </w:rPr>
      </w:pPr>
    </w:p>
    <w:p w14:paraId="6148832F"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.4 Os atestados de capacidade técnica poderão ser apresentados em nome da matriz ou da filial do fornecedor.</w:t>
      </w:r>
    </w:p>
    <w:p w14:paraId="35DD892D" w14:textId="77777777" w:rsidR="000D6086" w:rsidRPr="009D08DA" w:rsidRDefault="000D6086" w:rsidP="009D08DA">
      <w:pPr>
        <w:spacing w:line="276" w:lineRule="auto"/>
        <w:jc w:val="both"/>
        <w:rPr>
          <w:rFonts w:ascii="Arial" w:hAnsi="Arial"/>
          <w:sz w:val="10"/>
          <w:szCs w:val="10"/>
        </w:rPr>
      </w:pPr>
    </w:p>
    <w:p w14:paraId="0EE45ACB"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.5 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697BD03F" w14:textId="77777777" w:rsidR="000D6086" w:rsidRPr="009D08DA" w:rsidRDefault="000D6086" w:rsidP="009D08DA">
      <w:pPr>
        <w:spacing w:line="276" w:lineRule="auto"/>
        <w:ind w:left="567"/>
        <w:jc w:val="both"/>
        <w:rPr>
          <w:rFonts w:ascii="Arial" w:hAnsi="Arial"/>
          <w:sz w:val="10"/>
          <w:szCs w:val="10"/>
        </w:rPr>
      </w:pPr>
    </w:p>
    <w:p w14:paraId="4DF0EB0F"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7.</w:t>
      </w:r>
      <w:r w:rsidR="009D08DA">
        <w:rPr>
          <w:rFonts w:ascii="Arial" w:hAnsi="Arial"/>
          <w:sz w:val="22"/>
          <w:szCs w:val="22"/>
        </w:rPr>
        <w:t>4</w:t>
      </w:r>
      <w:r w:rsidRPr="009D08DA">
        <w:rPr>
          <w:rFonts w:ascii="Arial" w:hAnsi="Arial"/>
          <w:sz w:val="22"/>
          <w:szCs w:val="22"/>
        </w:rPr>
        <w:t xml:space="preserve">.6. Prova de atendimento aos requisitos previstos no art. 67 da Lei nº 14.133/2021, mediante a apresentação de documentação que comprove a aptidão da instituição para a prestação de serviços de arrecadação de receitas públicas, compatíveis com o objeto do credenciamento, incluindo: </w:t>
      </w:r>
    </w:p>
    <w:p w14:paraId="2E76870D" w14:textId="77777777" w:rsidR="000D6086" w:rsidRPr="009D08DA" w:rsidRDefault="000D6086" w:rsidP="009D08DA">
      <w:pPr>
        <w:spacing w:line="276" w:lineRule="auto"/>
        <w:ind w:left="567"/>
        <w:jc w:val="both"/>
        <w:rPr>
          <w:rFonts w:ascii="Arial" w:hAnsi="Arial"/>
          <w:sz w:val="10"/>
          <w:szCs w:val="10"/>
        </w:rPr>
      </w:pPr>
    </w:p>
    <w:p w14:paraId="1427C715" w14:textId="77777777" w:rsidR="000D6086" w:rsidRPr="009D08DA" w:rsidRDefault="000D6086" w:rsidP="009D08DA">
      <w:pPr>
        <w:pStyle w:val="PargrafodaLista"/>
        <w:numPr>
          <w:ilvl w:val="0"/>
          <w:numId w:val="5"/>
        </w:numPr>
        <w:spacing w:line="276" w:lineRule="auto"/>
        <w:ind w:left="1288" w:hanging="252"/>
        <w:jc w:val="both"/>
        <w:rPr>
          <w:rFonts w:ascii="Arial" w:hAnsi="Arial"/>
          <w:sz w:val="22"/>
          <w:szCs w:val="22"/>
        </w:rPr>
      </w:pPr>
      <w:r w:rsidRPr="009D08DA">
        <w:rPr>
          <w:rFonts w:ascii="Arial" w:hAnsi="Arial"/>
          <w:sz w:val="22"/>
          <w:szCs w:val="22"/>
        </w:rPr>
        <w:t xml:space="preserve">comprovação de experiência anterior na operacionalização de arrecadação por meio de boletos, débito direto autorizado (DDA), PIX ou outros instrumentos eletrônicos de pagamento; </w:t>
      </w:r>
    </w:p>
    <w:p w14:paraId="550D1D6F" w14:textId="77777777" w:rsidR="000D6086" w:rsidRPr="009D08DA" w:rsidRDefault="000D6086" w:rsidP="009D08DA">
      <w:pPr>
        <w:pStyle w:val="PargrafodaLista"/>
        <w:spacing w:line="276" w:lineRule="auto"/>
        <w:ind w:left="1288" w:hanging="252"/>
        <w:jc w:val="both"/>
        <w:rPr>
          <w:rFonts w:ascii="Arial" w:hAnsi="Arial"/>
          <w:sz w:val="10"/>
          <w:szCs w:val="10"/>
        </w:rPr>
      </w:pPr>
    </w:p>
    <w:p w14:paraId="732F1CFD" w14:textId="77777777" w:rsidR="000D6086" w:rsidRPr="009D08DA" w:rsidRDefault="000D6086" w:rsidP="009D08DA">
      <w:pPr>
        <w:pStyle w:val="PargrafodaLista"/>
        <w:numPr>
          <w:ilvl w:val="0"/>
          <w:numId w:val="5"/>
        </w:numPr>
        <w:spacing w:line="276" w:lineRule="auto"/>
        <w:ind w:left="1288" w:hanging="252"/>
        <w:jc w:val="both"/>
        <w:rPr>
          <w:rFonts w:ascii="Arial" w:hAnsi="Arial"/>
          <w:sz w:val="22"/>
          <w:szCs w:val="22"/>
        </w:rPr>
      </w:pPr>
      <w:r w:rsidRPr="009D08DA">
        <w:rPr>
          <w:rFonts w:ascii="Arial" w:hAnsi="Arial"/>
          <w:sz w:val="22"/>
          <w:szCs w:val="22"/>
        </w:rPr>
        <w:t xml:space="preserve">demonstração de capacidade técnico-operacional para processamento, liquidação e repasse dos valores arrecadados, com observância dos prazos e padrões exigidos pela Administração Pública; </w:t>
      </w:r>
    </w:p>
    <w:p w14:paraId="717804CD" w14:textId="77777777" w:rsidR="000D6086" w:rsidRPr="009D08DA" w:rsidRDefault="000D6086" w:rsidP="009D08DA">
      <w:pPr>
        <w:pStyle w:val="PargrafodaLista"/>
        <w:spacing w:line="276" w:lineRule="auto"/>
        <w:ind w:left="1288" w:hanging="252"/>
        <w:jc w:val="both"/>
        <w:rPr>
          <w:rFonts w:ascii="Arial" w:hAnsi="Arial"/>
          <w:sz w:val="10"/>
          <w:szCs w:val="10"/>
        </w:rPr>
      </w:pPr>
    </w:p>
    <w:p w14:paraId="245D2615" w14:textId="77777777" w:rsidR="000D6086" w:rsidRPr="009D08DA" w:rsidRDefault="000D6086" w:rsidP="009D08DA">
      <w:pPr>
        <w:pStyle w:val="PargrafodaLista"/>
        <w:numPr>
          <w:ilvl w:val="0"/>
          <w:numId w:val="5"/>
        </w:numPr>
        <w:spacing w:line="276" w:lineRule="auto"/>
        <w:ind w:left="1288" w:hanging="252"/>
        <w:jc w:val="both"/>
        <w:rPr>
          <w:rFonts w:ascii="Arial" w:hAnsi="Arial"/>
          <w:sz w:val="22"/>
          <w:szCs w:val="22"/>
        </w:rPr>
      </w:pPr>
      <w:r w:rsidRPr="009D08DA">
        <w:rPr>
          <w:rFonts w:ascii="Arial" w:hAnsi="Arial"/>
          <w:sz w:val="22"/>
          <w:szCs w:val="22"/>
        </w:rPr>
        <w:t>comprovação de disponibilidade de infraestrutura tecnológica adequada, incluindo sistemas integráveis aos sistemas da contratante, com segurança da informação, rastreabilidade das transações e geração de arquivos de retorno; e</w:t>
      </w:r>
    </w:p>
    <w:p w14:paraId="248AC5FA" w14:textId="77777777" w:rsidR="000D6086" w:rsidRPr="009D08DA" w:rsidRDefault="000D6086" w:rsidP="009D08DA">
      <w:pPr>
        <w:pStyle w:val="PargrafodaLista"/>
        <w:spacing w:line="276" w:lineRule="auto"/>
        <w:ind w:left="1288" w:hanging="252"/>
        <w:jc w:val="both"/>
        <w:rPr>
          <w:rFonts w:ascii="Arial" w:hAnsi="Arial"/>
          <w:sz w:val="10"/>
          <w:szCs w:val="10"/>
        </w:rPr>
      </w:pPr>
    </w:p>
    <w:p w14:paraId="7AD9D332" w14:textId="77777777" w:rsidR="000D6086" w:rsidRDefault="000D6086" w:rsidP="009D08DA">
      <w:pPr>
        <w:pStyle w:val="PargrafodaLista"/>
        <w:numPr>
          <w:ilvl w:val="0"/>
          <w:numId w:val="5"/>
        </w:numPr>
        <w:spacing w:line="276" w:lineRule="auto"/>
        <w:ind w:left="1288" w:hanging="252"/>
        <w:jc w:val="both"/>
        <w:rPr>
          <w:rFonts w:ascii="Arial" w:hAnsi="Arial"/>
          <w:sz w:val="22"/>
          <w:szCs w:val="22"/>
        </w:rPr>
      </w:pPr>
      <w:r w:rsidRPr="009D08DA">
        <w:rPr>
          <w:rFonts w:ascii="Arial" w:hAnsi="Arial"/>
          <w:sz w:val="22"/>
          <w:szCs w:val="22"/>
        </w:rPr>
        <w:t>comprovação de autorização para funcionamento expedida pelo Banco Central do Brasil, apta à prestação de serviços no âmbito do Sistema Financeiro Nacional.</w:t>
      </w:r>
    </w:p>
    <w:p w14:paraId="11881B08" w14:textId="77777777" w:rsidR="00995F07" w:rsidRDefault="00995F07" w:rsidP="00995F07">
      <w:pPr>
        <w:pStyle w:val="PargrafodaLista"/>
        <w:rPr>
          <w:rFonts w:ascii="Arial" w:hAnsi="Arial"/>
          <w:sz w:val="22"/>
          <w:szCs w:val="22"/>
        </w:rPr>
      </w:pPr>
    </w:p>
    <w:p w14:paraId="6237CC3C" w14:textId="77777777" w:rsidR="00995F07" w:rsidRPr="009D08DA" w:rsidRDefault="00995F07" w:rsidP="009D08DA">
      <w:pPr>
        <w:pStyle w:val="PargrafodaLista"/>
        <w:numPr>
          <w:ilvl w:val="0"/>
          <w:numId w:val="5"/>
        </w:numPr>
        <w:spacing w:line="276" w:lineRule="auto"/>
        <w:ind w:left="1288" w:hanging="252"/>
        <w:jc w:val="both"/>
        <w:rPr>
          <w:del w:id="440" w:author="#3" w:date="2026-06-15T16:24:00Z" w16du:dateUtc="2026-06-15T19:24:00Z"/>
          <w:rFonts w:ascii="Arial" w:hAnsi="Arial"/>
          <w:sz w:val="22"/>
          <w:szCs w:val="22"/>
        </w:rPr>
      </w:pPr>
      <w:del w:id="441" w:author="#3" w:date="2026-06-15T16:24:00Z" w16du:dateUtc="2026-06-15T19:24:00Z">
        <w:r>
          <w:rPr>
            <w:rFonts w:ascii="Arial" w:hAnsi="Arial"/>
            <w:sz w:val="22"/>
            <w:szCs w:val="22"/>
          </w:rPr>
          <w:delText>Comprovação de realização de</w:delText>
        </w:r>
        <w:r w:rsidRPr="00995F07">
          <w:rPr>
            <w:rFonts w:ascii="Arial" w:hAnsi="Arial"/>
            <w:sz w:val="22"/>
            <w:szCs w:val="22"/>
          </w:rPr>
          <w:delText xml:space="preserve"> emissão e o registro de, no mínimo, </w:delText>
        </w:r>
        <w:r w:rsidRPr="00995F07">
          <w:rPr>
            <w:rFonts w:ascii="Arial" w:hAnsi="Arial"/>
            <w:sz w:val="22"/>
            <w:szCs w:val="22"/>
            <w:highlight w:val="yellow"/>
          </w:rPr>
          <w:delText>250.000</w:delText>
        </w:r>
        <w:r w:rsidRPr="00995F07">
          <w:rPr>
            <w:rFonts w:ascii="Arial" w:hAnsi="Arial"/>
            <w:sz w:val="22"/>
            <w:szCs w:val="22"/>
          </w:rPr>
          <w:delText xml:space="preserve"> </w:delText>
        </w:r>
        <w:r w:rsidRPr="00995F07">
          <w:rPr>
            <w:rFonts w:ascii="Arial" w:hAnsi="Arial"/>
            <w:sz w:val="22"/>
            <w:szCs w:val="22"/>
            <w:highlight w:val="yellow"/>
          </w:rPr>
          <w:delText>(duzentos e cinquenta mil)</w:delText>
        </w:r>
        <w:r w:rsidRPr="00995F07">
          <w:rPr>
            <w:rFonts w:ascii="Arial" w:hAnsi="Arial"/>
            <w:sz w:val="22"/>
            <w:szCs w:val="22"/>
          </w:rPr>
          <w:delText xml:space="preserve"> guias/boletos para arrecadação de receitas públicas, necessariamente registrados em instituição financeira enquadrada no Segmento 1 (S1) do sistema de classificação prudencial do Banco Central do Brasil, nos termos da Resolução CMN nº 4.553/2017 e suas atualizações</w:delText>
        </w:r>
        <w:r>
          <w:rPr>
            <w:rFonts w:ascii="Arial" w:hAnsi="Arial"/>
            <w:sz w:val="22"/>
            <w:szCs w:val="22"/>
          </w:rPr>
          <w:delText>.</w:delText>
        </w:r>
      </w:del>
    </w:p>
    <w:p w14:paraId="11A306AC" w14:textId="77777777" w:rsidR="000D6086" w:rsidRPr="009D08DA" w:rsidRDefault="000D6086" w:rsidP="009D08DA">
      <w:pPr>
        <w:pStyle w:val="PargrafodaLista"/>
        <w:spacing w:line="276" w:lineRule="auto"/>
        <w:jc w:val="both"/>
        <w:rPr>
          <w:del w:id="442" w:author="#3" w:date="2026-06-15T16:24:00Z" w16du:dateUtc="2026-06-15T19:24:00Z"/>
          <w:rFonts w:ascii="Arial" w:hAnsi="Arial"/>
          <w:sz w:val="10"/>
          <w:szCs w:val="10"/>
        </w:rPr>
      </w:pPr>
    </w:p>
    <w:p w14:paraId="2D81AABE" w14:textId="4D1821DD" w:rsidR="00995F07" w:rsidRPr="009D08DA" w:rsidRDefault="00364C3B" w:rsidP="009D08DA">
      <w:pPr>
        <w:pStyle w:val="PargrafodaLista"/>
        <w:numPr>
          <w:ilvl w:val="0"/>
          <w:numId w:val="5"/>
        </w:numPr>
        <w:spacing w:line="276" w:lineRule="auto"/>
        <w:ind w:left="1288" w:hanging="252"/>
        <w:jc w:val="both"/>
        <w:rPr>
          <w:ins w:id="443" w:author="#3" w:date="2026-06-15T16:24:00Z" w16du:dateUtc="2026-06-15T19:24:00Z"/>
          <w:rFonts w:ascii="Arial" w:hAnsi="Arial"/>
          <w:sz w:val="22"/>
          <w:szCs w:val="22"/>
        </w:rPr>
      </w:pPr>
      <w:ins w:id="444" w:author="#3" w:date="2026-06-15T16:24:00Z" w16du:dateUtc="2026-06-15T19:24:00Z">
        <w:r w:rsidRPr="00364C3B">
          <w:rPr>
            <w:rFonts w:ascii="Arial" w:hAnsi="Arial"/>
            <w:sz w:val="22"/>
            <w:szCs w:val="22"/>
          </w:rPr>
          <w:t>Comprovar capacidade técnica na gestão e processamento de documentos de arrecadação em massa e gerenciamento do respectivo fluxo de baixas automatizadas, mediante atestado que comprove a emissão e processamento mínimo de 70</w:t>
        </w:r>
        <w:r>
          <w:rPr>
            <w:rFonts w:ascii="Arial" w:hAnsi="Arial"/>
            <w:sz w:val="22"/>
            <w:szCs w:val="22"/>
          </w:rPr>
          <w:t>.</w:t>
        </w:r>
        <w:r w:rsidRPr="00364C3B">
          <w:rPr>
            <w:rFonts w:ascii="Arial" w:hAnsi="Arial"/>
            <w:sz w:val="22"/>
            <w:szCs w:val="22"/>
          </w:rPr>
          <w:t xml:space="preserve">000 </w:t>
        </w:r>
        <w:r>
          <w:rPr>
            <w:rFonts w:ascii="Arial" w:hAnsi="Arial"/>
            <w:sz w:val="22"/>
            <w:szCs w:val="22"/>
          </w:rPr>
          <w:t xml:space="preserve">(setenta mil) </w:t>
        </w:r>
        <w:r w:rsidRPr="00364C3B">
          <w:rPr>
            <w:rFonts w:ascii="Arial" w:hAnsi="Arial"/>
            <w:sz w:val="22"/>
            <w:szCs w:val="22"/>
          </w:rPr>
          <w:t>boletos/guias em um único período de até 12 (doze) meses;</w:t>
        </w:r>
      </w:ins>
    </w:p>
    <w:p w14:paraId="628014A3" w14:textId="77777777" w:rsidR="000D6086" w:rsidRPr="009D08DA" w:rsidRDefault="000D6086" w:rsidP="009D08DA">
      <w:pPr>
        <w:pStyle w:val="PargrafodaLista"/>
        <w:spacing w:line="276" w:lineRule="auto"/>
        <w:jc w:val="both"/>
        <w:rPr>
          <w:ins w:id="445" w:author="#3" w:date="2026-06-15T16:24:00Z" w16du:dateUtc="2026-06-15T19:24:00Z"/>
          <w:rFonts w:ascii="Arial" w:hAnsi="Arial"/>
          <w:sz w:val="10"/>
          <w:szCs w:val="10"/>
        </w:rPr>
      </w:pPr>
    </w:p>
    <w:p w14:paraId="66A49458" w14:textId="2123CF2D"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7.</w:t>
      </w:r>
      <w:r w:rsidR="009D08DA">
        <w:rPr>
          <w:rFonts w:ascii="Arial" w:hAnsi="Arial"/>
          <w:b/>
          <w:sz w:val="22"/>
          <w:szCs w:val="22"/>
        </w:rPr>
        <w:t>5</w:t>
      </w:r>
      <w:r w:rsidRPr="009D08DA">
        <w:rPr>
          <w:rFonts w:ascii="Arial" w:hAnsi="Arial"/>
          <w:sz w:val="22"/>
          <w:szCs w:val="22"/>
        </w:rPr>
        <w:t xml:space="preserve"> A consulta aos cadastros será realizada em nome da empresa fornecedora </w:t>
      </w:r>
      <w:r w:rsidR="00FD3489" w:rsidRPr="009D08DA">
        <w:rPr>
          <w:rFonts w:ascii="Arial" w:hAnsi="Arial"/>
          <w:sz w:val="22"/>
          <w:szCs w:val="22"/>
        </w:rPr>
        <w:t>e</w:t>
      </w:r>
      <w:del w:id="446" w:author="#3" w:date="2026-06-15T16:24:00Z" w16du:dateUtc="2026-06-15T19:24:00Z">
        <w:r w:rsidRPr="009D08DA">
          <w:rPr>
            <w:rFonts w:ascii="Arial" w:hAnsi="Arial"/>
            <w:sz w:val="22"/>
            <w:szCs w:val="22"/>
          </w:rPr>
          <w:delText xml:space="preserve"> também</w:delText>
        </w:r>
      </w:del>
      <w:r w:rsidRPr="009D08DA">
        <w:rPr>
          <w:rFonts w:ascii="Arial" w:hAnsi="Arial"/>
          <w:sz w:val="22"/>
          <w:szCs w:val="22"/>
        </w:rPr>
        <w:t xml:space="preserve"> de seu sócio majoritário, por força do artigo 12 da Lei n° 8.429, de 1992, que prevê, dentre as sanções impostas ao responsável pela prática de ato de improbidade administrativa, a proibição de contratar com o Poder Público, inclusive por intermédio de pessoa jurídica da qual seja sócio majoritário.</w:t>
      </w:r>
    </w:p>
    <w:p w14:paraId="52DBD9B8" w14:textId="77777777" w:rsidR="000D6086" w:rsidRPr="009D08DA" w:rsidRDefault="000D6086" w:rsidP="009D08DA">
      <w:pPr>
        <w:spacing w:line="276" w:lineRule="auto"/>
        <w:jc w:val="both"/>
        <w:rPr>
          <w:rFonts w:ascii="Arial" w:hAnsi="Arial"/>
          <w:sz w:val="10"/>
          <w:szCs w:val="10"/>
        </w:rPr>
      </w:pPr>
    </w:p>
    <w:p w14:paraId="573C5B4F" w14:textId="77777777" w:rsidR="000D6086" w:rsidRPr="009D08DA" w:rsidRDefault="000D6086" w:rsidP="009D08DA">
      <w:pPr>
        <w:spacing w:line="276" w:lineRule="auto"/>
        <w:jc w:val="both"/>
        <w:rPr>
          <w:rFonts w:ascii="Arial" w:hAnsi="Arial"/>
          <w:sz w:val="22"/>
          <w:szCs w:val="22"/>
        </w:rPr>
      </w:pPr>
      <w:r w:rsidRPr="009D08DA">
        <w:rPr>
          <w:rFonts w:ascii="Arial" w:hAnsi="Arial"/>
          <w:b/>
          <w:bCs/>
          <w:sz w:val="22"/>
          <w:szCs w:val="22"/>
        </w:rPr>
        <w:t>7.</w:t>
      </w:r>
      <w:r w:rsidR="009D08DA">
        <w:rPr>
          <w:rFonts w:ascii="Arial" w:hAnsi="Arial"/>
          <w:b/>
          <w:bCs/>
          <w:sz w:val="22"/>
          <w:szCs w:val="22"/>
        </w:rPr>
        <w:t>6</w:t>
      </w:r>
      <w:r w:rsidRPr="009D08DA">
        <w:rPr>
          <w:rFonts w:ascii="Arial" w:hAnsi="Arial"/>
          <w:b/>
          <w:bCs/>
          <w:sz w:val="22"/>
          <w:szCs w:val="22"/>
        </w:rPr>
        <w:t>.</w:t>
      </w:r>
      <w:r w:rsidRPr="009D08DA">
        <w:rPr>
          <w:rFonts w:ascii="Arial" w:hAnsi="Arial"/>
          <w:sz w:val="22"/>
          <w:szCs w:val="22"/>
        </w:rPr>
        <w:t xml:space="preserve"> Não serão aceitos documentos de habilitação com indicação de CNPJ/CPF diferentes, salvo aqueles legalmente permitidos.</w:t>
      </w:r>
    </w:p>
    <w:p w14:paraId="4187BC04" w14:textId="77777777" w:rsidR="000D6086" w:rsidRPr="009D08DA" w:rsidRDefault="000D6086" w:rsidP="009D08DA">
      <w:pPr>
        <w:spacing w:line="276" w:lineRule="auto"/>
        <w:jc w:val="both"/>
        <w:rPr>
          <w:rFonts w:ascii="Arial" w:hAnsi="Arial"/>
          <w:sz w:val="10"/>
          <w:szCs w:val="10"/>
        </w:rPr>
      </w:pPr>
    </w:p>
    <w:p w14:paraId="0F44C8E3" w14:textId="77777777" w:rsidR="000D6086" w:rsidRPr="009D08DA" w:rsidRDefault="000D6086" w:rsidP="009D08DA">
      <w:pPr>
        <w:spacing w:line="276" w:lineRule="auto"/>
        <w:jc w:val="both"/>
        <w:rPr>
          <w:rFonts w:ascii="Arial" w:hAnsi="Arial"/>
          <w:b/>
          <w:sz w:val="22"/>
          <w:szCs w:val="22"/>
        </w:rPr>
      </w:pPr>
      <w:r w:rsidRPr="009D08DA">
        <w:rPr>
          <w:rFonts w:ascii="Arial" w:hAnsi="Arial"/>
          <w:b/>
          <w:sz w:val="22"/>
          <w:szCs w:val="22"/>
        </w:rPr>
        <w:lastRenderedPageBreak/>
        <w:t>8. CRITÉRIOS DE MEDIÇÃO E PAGAMENTO</w:t>
      </w:r>
      <w:r w:rsidRPr="009D08DA">
        <w:rPr>
          <w:rFonts w:ascii="Arial" w:hAnsi="Arial"/>
          <w:sz w:val="22"/>
          <w:szCs w:val="22"/>
        </w:rPr>
        <w:t xml:space="preserve"> </w:t>
      </w:r>
    </w:p>
    <w:p w14:paraId="5CDB615D"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 xml:space="preserve">(art. 6º, inciso XXIII, alínea ‘g’, da Lei nº 14.133/2021) </w:t>
      </w:r>
    </w:p>
    <w:p w14:paraId="67330FC3" w14:textId="77777777" w:rsidR="000D6086" w:rsidRPr="009D08DA" w:rsidRDefault="000D6086" w:rsidP="009D08DA">
      <w:pPr>
        <w:spacing w:line="276" w:lineRule="auto"/>
        <w:jc w:val="both"/>
        <w:rPr>
          <w:rFonts w:ascii="Arial" w:hAnsi="Arial"/>
          <w:sz w:val="10"/>
          <w:szCs w:val="10"/>
        </w:rPr>
      </w:pPr>
    </w:p>
    <w:p w14:paraId="2CF0AA05"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t>8.1</w:t>
      </w:r>
      <w:r w:rsidRPr="009D08DA">
        <w:rPr>
          <w:rFonts w:ascii="Arial" w:hAnsi="Arial"/>
          <w:sz w:val="22"/>
          <w:szCs w:val="22"/>
        </w:rPr>
        <w:t xml:space="preserve"> O pagamento será realizado no prazo máximo de até o 11º (décimo primeiro) dia útil, contados a partir do recebimento da Nota Fiscal ou Fatura, através de ordem bancária, para crédito em banco, agência e conta corrente indicados pelo contratado.</w:t>
      </w:r>
    </w:p>
    <w:p w14:paraId="27B75729" w14:textId="77777777" w:rsidR="009D08DA" w:rsidRPr="009D08DA" w:rsidRDefault="009D08DA" w:rsidP="009D08DA">
      <w:pPr>
        <w:spacing w:line="276" w:lineRule="auto"/>
        <w:jc w:val="both"/>
        <w:rPr>
          <w:rFonts w:ascii="Arial" w:hAnsi="Arial"/>
          <w:sz w:val="10"/>
          <w:szCs w:val="10"/>
        </w:rPr>
      </w:pPr>
    </w:p>
    <w:p w14:paraId="3F979577"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8.2</w:t>
      </w:r>
      <w:r w:rsidRPr="009D08DA">
        <w:rPr>
          <w:rFonts w:ascii="Arial" w:hAnsi="Arial"/>
          <w:sz w:val="22"/>
          <w:szCs w:val="22"/>
        </w:rPr>
        <w:t xml:space="preserve"> A empresa CONTRATADA deverá apresentar, juntamente com cada Nota Fiscal, os seguintes documentos:</w:t>
      </w:r>
    </w:p>
    <w:p w14:paraId="354DBA57" w14:textId="77777777" w:rsidR="000D6086" w:rsidRPr="009D08DA" w:rsidRDefault="000D6086" w:rsidP="009D08DA">
      <w:pPr>
        <w:spacing w:line="276" w:lineRule="auto"/>
        <w:jc w:val="both"/>
        <w:rPr>
          <w:rFonts w:ascii="Arial" w:hAnsi="Arial"/>
          <w:sz w:val="10"/>
          <w:szCs w:val="10"/>
        </w:rPr>
      </w:pPr>
    </w:p>
    <w:p w14:paraId="01F279B8"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8.2.1 Prova de regularidade relativa à débitos federais.</w:t>
      </w:r>
    </w:p>
    <w:p w14:paraId="4E3440B7"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8.2.2 Prova de regularidade relativa ao Fundo de Garantia por Tempo de Serviços (FGTS), mediante apresentação de Certidão de Regularidade da Situação/CRF.</w:t>
      </w:r>
    </w:p>
    <w:p w14:paraId="45A38127"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8.2.3 Prova de regularidade perante a Justiça do Trabalho.</w:t>
      </w:r>
    </w:p>
    <w:p w14:paraId="2C9E8964"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8.2.4 Prova de regularidade perante o CADIN.</w:t>
      </w:r>
    </w:p>
    <w:p w14:paraId="59097B19" w14:textId="77777777" w:rsidR="000D6086" w:rsidRPr="009D08DA" w:rsidRDefault="000D6086" w:rsidP="009D08DA">
      <w:pPr>
        <w:spacing w:line="276" w:lineRule="auto"/>
        <w:ind w:left="567"/>
        <w:jc w:val="both"/>
        <w:rPr>
          <w:rFonts w:ascii="Arial" w:hAnsi="Arial"/>
          <w:sz w:val="10"/>
          <w:szCs w:val="10"/>
        </w:rPr>
      </w:pPr>
    </w:p>
    <w:p w14:paraId="5BC449A5"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8.3</w:t>
      </w:r>
      <w:r w:rsidRPr="009D08DA">
        <w:rPr>
          <w:rFonts w:ascii="Arial" w:hAnsi="Arial"/>
          <w:sz w:val="22"/>
          <w:szCs w:val="22"/>
        </w:rPr>
        <w:t xml:space="preserve"> Por força do Decreto Municipal nº 23.856 de 03 de abril de 2013, publicado no DOM nº 5.826 de 04/04/2013, o (s) pagamento (s) devido (s) ao (s) fornecedor (es) será (</w:t>
      </w:r>
      <w:proofErr w:type="spellStart"/>
      <w:r w:rsidRPr="009D08DA">
        <w:rPr>
          <w:rFonts w:ascii="Arial" w:hAnsi="Arial"/>
          <w:sz w:val="22"/>
          <w:szCs w:val="22"/>
        </w:rPr>
        <w:t>ão</w:t>
      </w:r>
      <w:proofErr w:type="spellEnd"/>
      <w:r w:rsidRPr="009D08DA">
        <w:rPr>
          <w:rFonts w:ascii="Arial" w:hAnsi="Arial"/>
          <w:sz w:val="22"/>
          <w:szCs w:val="22"/>
        </w:rPr>
        <w:t>) efetuado (s), exclusivamente, por crédito na conta corrente especificada pelo credor, mantida em instituição financeira indicada pela Secretaria Municipal da Fazenda - SEFAZ.</w:t>
      </w:r>
    </w:p>
    <w:p w14:paraId="144A176F" w14:textId="77777777" w:rsidR="000D6086" w:rsidRPr="009D08DA" w:rsidRDefault="000D6086" w:rsidP="009D08DA">
      <w:pPr>
        <w:spacing w:line="276" w:lineRule="auto"/>
        <w:jc w:val="both"/>
        <w:rPr>
          <w:rFonts w:ascii="Arial" w:hAnsi="Arial"/>
          <w:sz w:val="10"/>
          <w:szCs w:val="10"/>
        </w:rPr>
      </w:pPr>
    </w:p>
    <w:p w14:paraId="7971C4A7" w14:textId="77777777" w:rsidR="000D6086" w:rsidRPr="009D08DA" w:rsidRDefault="000D6086" w:rsidP="009D08DA">
      <w:pPr>
        <w:spacing w:line="276" w:lineRule="auto"/>
        <w:jc w:val="both"/>
        <w:rPr>
          <w:rFonts w:ascii="Arial" w:hAnsi="Arial"/>
          <w:sz w:val="22"/>
          <w:szCs w:val="22"/>
        </w:rPr>
      </w:pPr>
      <w:r w:rsidRPr="009D08DA">
        <w:rPr>
          <w:rFonts w:ascii="Arial" w:hAnsi="Arial"/>
          <w:b/>
          <w:bCs/>
          <w:sz w:val="22"/>
          <w:szCs w:val="22"/>
        </w:rPr>
        <w:t>8.4</w:t>
      </w:r>
      <w:r w:rsidRPr="009D08DA">
        <w:rPr>
          <w:rFonts w:ascii="Arial" w:hAnsi="Arial"/>
          <w:sz w:val="22"/>
          <w:szCs w:val="22"/>
        </w:rPr>
        <w:t>. Caso surjam divergências entre a quantidade de documentos informada pelo banco e aquela verificada pelo município, será o banco notificado no prazo de 05 (cinco) dias úteis a regularizar o seu documento de cobrança, sendo que o prazo para o pagamento desta remuneração será contado a partir da regularização desta situação.</w:t>
      </w:r>
    </w:p>
    <w:p w14:paraId="1C9237E0" w14:textId="77777777" w:rsidR="000D6086" w:rsidRPr="009D08DA" w:rsidRDefault="000D6086" w:rsidP="009D08DA">
      <w:pPr>
        <w:spacing w:line="276" w:lineRule="auto"/>
        <w:jc w:val="both"/>
        <w:rPr>
          <w:rFonts w:ascii="Arial" w:hAnsi="Arial"/>
          <w:sz w:val="10"/>
          <w:szCs w:val="10"/>
        </w:rPr>
      </w:pPr>
    </w:p>
    <w:p w14:paraId="307653EF"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9. ADEQUAÇÃO ORÇAMENTÁRIA</w:t>
      </w:r>
      <w:r w:rsidRPr="009D08DA">
        <w:rPr>
          <w:rFonts w:ascii="Arial" w:hAnsi="Arial"/>
          <w:sz w:val="22"/>
          <w:szCs w:val="22"/>
        </w:rPr>
        <w:t xml:space="preserve"> </w:t>
      </w:r>
    </w:p>
    <w:p w14:paraId="467EBD35" w14:textId="77777777" w:rsidR="000D6086" w:rsidRPr="009D08DA" w:rsidRDefault="000D6086" w:rsidP="009D08DA">
      <w:pPr>
        <w:spacing w:line="276" w:lineRule="auto"/>
        <w:jc w:val="both"/>
        <w:rPr>
          <w:rFonts w:ascii="Arial" w:hAnsi="Arial"/>
          <w:sz w:val="10"/>
          <w:szCs w:val="10"/>
        </w:rPr>
      </w:pPr>
    </w:p>
    <w:p w14:paraId="072D7BBD"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9.1</w:t>
      </w:r>
      <w:r w:rsidRPr="009D08DA">
        <w:rPr>
          <w:rFonts w:ascii="Arial" w:hAnsi="Arial"/>
          <w:sz w:val="22"/>
          <w:szCs w:val="22"/>
        </w:rPr>
        <w:t xml:space="preserve"> As despesas decorrentes da presente contratação correrão à conta de recursos específicos consignados no orçamento do Município.</w:t>
      </w:r>
    </w:p>
    <w:p w14:paraId="76F0C132" w14:textId="77777777" w:rsidR="000D6086" w:rsidRPr="009D08DA" w:rsidRDefault="000D6086" w:rsidP="009D08DA">
      <w:pPr>
        <w:spacing w:line="276" w:lineRule="auto"/>
        <w:jc w:val="center"/>
        <w:rPr>
          <w:rFonts w:ascii="Arial" w:hAnsi="Arial"/>
          <w:sz w:val="10"/>
          <w:szCs w:val="10"/>
        </w:rPr>
      </w:pPr>
    </w:p>
    <w:p w14:paraId="0D309C92"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9.1.1 A contratação será atendida pela seguinte dotação:</w:t>
      </w:r>
    </w:p>
    <w:p w14:paraId="1CF334D4" w14:textId="77777777" w:rsidR="000D6086" w:rsidRPr="009D08DA" w:rsidRDefault="000D6086" w:rsidP="009D08DA">
      <w:pPr>
        <w:spacing w:line="276" w:lineRule="auto"/>
        <w:jc w:val="both"/>
        <w:rPr>
          <w:rFonts w:ascii="Arial" w:hAnsi="Arial"/>
          <w:sz w:val="10"/>
          <w:szCs w:val="10"/>
        </w:rPr>
      </w:pPr>
    </w:p>
    <w:p w14:paraId="393E6DCD" w14:textId="77777777" w:rsidR="000D6086" w:rsidRPr="009D08DA" w:rsidRDefault="000D6086" w:rsidP="009D08DA">
      <w:pPr>
        <w:pStyle w:val="PargrafodaLista"/>
        <w:numPr>
          <w:ilvl w:val="0"/>
          <w:numId w:val="3"/>
        </w:numPr>
        <w:tabs>
          <w:tab w:val="left" w:pos="1316"/>
        </w:tabs>
        <w:spacing w:line="276" w:lineRule="auto"/>
        <w:ind w:left="993" w:firstLine="0"/>
        <w:jc w:val="both"/>
        <w:rPr>
          <w:rFonts w:ascii="Arial" w:hAnsi="Arial"/>
          <w:sz w:val="22"/>
          <w:szCs w:val="22"/>
        </w:rPr>
      </w:pPr>
      <w:r w:rsidRPr="009D08DA">
        <w:rPr>
          <w:rFonts w:ascii="Arial" w:hAnsi="Arial"/>
          <w:b/>
          <w:bCs/>
          <w:sz w:val="22"/>
          <w:szCs w:val="22"/>
        </w:rPr>
        <w:t>Unidade Gestora</w:t>
      </w:r>
      <w:r w:rsidRPr="009D08DA">
        <w:rPr>
          <w:rFonts w:ascii="Arial" w:hAnsi="Arial"/>
          <w:sz w:val="22"/>
          <w:szCs w:val="22"/>
        </w:rPr>
        <w:t>: 80.00.03 – EGM/SEFAZ;</w:t>
      </w:r>
    </w:p>
    <w:p w14:paraId="2B072193" w14:textId="77777777" w:rsidR="000D6086" w:rsidRPr="009D08DA" w:rsidRDefault="000D6086" w:rsidP="009D08DA">
      <w:pPr>
        <w:pStyle w:val="PargrafodaLista"/>
        <w:numPr>
          <w:ilvl w:val="0"/>
          <w:numId w:val="3"/>
        </w:numPr>
        <w:tabs>
          <w:tab w:val="left" w:pos="1316"/>
        </w:tabs>
        <w:spacing w:line="276" w:lineRule="auto"/>
        <w:ind w:left="993" w:firstLine="0"/>
        <w:jc w:val="both"/>
        <w:rPr>
          <w:rFonts w:ascii="Arial" w:hAnsi="Arial"/>
          <w:sz w:val="22"/>
          <w:szCs w:val="22"/>
        </w:rPr>
      </w:pPr>
      <w:proofErr w:type="spellStart"/>
      <w:r w:rsidRPr="009D08DA">
        <w:rPr>
          <w:rFonts w:ascii="Arial" w:hAnsi="Arial"/>
          <w:b/>
          <w:bCs/>
          <w:sz w:val="22"/>
          <w:szCs w:val="22"/>
        </w:rPr>
        <w:t>Subação</w:t>
      </w:r>
      <w:proofErr w:type="spellEnd"/>
      <w:r w:rsidRPr="009D08DA">
        <w:rPr>
          <w:rFonts w:ascii="Arial" w:hAnsi="Arial"/>
          <w:sz w:val="22"/>
          <w:szCs w:val="22"/>
        </w:rPr>
        <w:t>: 251300 – Encargos Diversos da PMS</w:t>
      </w:r>
    </w:p>
    <w:p w14:paraId="4B9FBE8C" w14:textId="77777777" w:rsidR="000D6086" w:rsidRPr="009D08DA" w:rsidRDefault="000D6086" w:rsidP="009D08DA">
      <w:pPr>
        <w:pStyle w:val="PargrafodaLista"/>
        <w:numPr>
          <w:ilvl w:val="0"/>
          <w:numId w:val="3"/>
        </w:numPr>
        <w:tabs>
          <w:tab w:val="left" w:pos="1316"/>
        </w:tabs>
        <w:spacing w:line="276" w:lineRule="auto"/>
        <w:ind w:left="993" w:firstLine="0"/>
        <w:jc w:val="both"/>
        <w:rPr>
          <w:rFonts w:ascii="Arial" w:hAnsi="Arial"/>
          <w:sz w:val="22"/>
          <w:szCs w:val="22"/>
        </w:rPr>
      </w:pPr>
      <w:r w:rsidRPr="009D08DA">
        <w:rPr>
          <w:rFonts w:ascii="Arial" w:hAnsi="Arial"/>
          <w:b/>
          <w:bCs/>
          <w:sz w:val="22"/>
          <w:szCs w:val="22"/>
        </w:rPr>
        <w:t>Classificação da Despesa</w:t>
      </w:r>
      <w:r w:rsidRPr="009D08DA">
        <w:rPr>
          <w:rFonts w:ascii="Arial" w:hAnsi="Arial"/>
          <w:sz w:val="22"/>
          <w:szCs w:val="22"/>
        </w:rPr>
        <w:t>: 33.90.39.47 – Serviços Bancários</w:t>
      </w:r>
    </w:p>
    <w:p w14:paraId="4A5DD8E6" w14:textId="77777777" w:rsidR="000D6086" w:rsidRPr="009D08DA" w:rsidRDefault="000D6086" w:rsidP="009D08DA">
      <w:pPr>
        <w:pStyle w:val="PargrafodaLista"/>
        <w:numPr>
          <w:ilvl w:val="0"/>
          <w:numId w:val="3"/>
        </w:numPr>
        <w:tabs>
          <w:tab w:val="left" w:pos="1316"/>
        </w:tabs>
        <w:spacing w:line="276" w:lineRule="auto"/>
        <w:ind w:left="993" w:firstLine="0"/>
        <w:jc w:val="both"/>
        <w:rPr>
          <w:rFonts w:ascii="Arial" w:hAnsi="Arial"/>
          <w:sz w:val="22"/>
          <w:szCs w:val="22"/>
        </w:rPr>
      </w:pPr>
      <w:r w:rsidRPr="009D08DA">
        <w:rPr>
          <w:rFonts w:ascii="Arial" w:hAnsi="Arial"/>
          <w:b/>
          <w:bCs/>
          <w:sz w:val="22"/>
          <w:szCs w:val="22"/>
        </w:rPr>
        <w:t>Fonte de Recursos</w:t>
      </w:r>
      <w:r w:rsidRPr="009D08DA">
        <w:rPr>
          <w:rFonts w:ascii="Arial" w:hAnsi="Arial"/>
          <w:sz w:val="22"/>
          <w:szCs w:val="22"/>
        </w:rPr>
        <w:t>: 1.500.1.1.1.001 – Recursos Não Vinculados de Impostos.</w:t>
      </w:r>
    </w:p>
    <w:p w14:paraId="0D56D9CE" w14:textId="77777777" w:rsidR="000D6086" w:rsidRPr="009D08DA" w:rsidRDefault="000D6086" w:rsidP="009D08DA">
      <w:pPr>
        <w:spacing w:line="276" w:lineRule="auto"/>
        <w:jc w:val="both"/>
        <w:rPr>
          <w:rFonts w:ascii="Arial" w:hAnsi="Arial"/>
          <w:sz w:val="10"/>
          <w:szCs w:val="10"/>
        </w:rPr>
      </w:pPr>
    </w:p>
    <w:p w14:paraId="57EE7D0A"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9.2</w:t>
      </w:r>
      <w:r w:rsidRPr="009D08DA">
        <w:rPr>
          <w:rFonts w:ascii="Arial" w:hAnsi="Arial"/>
          <w:sz w:val="22"/>
          <w:szCs w:val="22"/>
        </w:rPr>
        <w:t xml:space="preserve"> A dotação relativa aos exercícios financeiros subsequentes será indicada após aprovação da Lei Orçamentária respectiva e liberação dos créditos correspondentes, mediante apostilamento.</w:t>
      </w:r>
    </w:p>
    <w:p w14:paraId="733FD43A" w14:textId="77777777" w:rsidR="000D6086" w:rsidRPr="009D08DA" w:rsidRDefault="000D6086" w:rsidP="009D08DA">
      <w:pPr>
        <w:spacing w:line="276" w:lineRule="auto"/>
        <w:jc w:val="both"/>
        <w:rPr>
          <w:rFonts w:ascii="Arial" w:hAnsi="Arial"/>
          <w:sz w:val="10"/>
          <w:szCs w:val="10"/>
        </w:rPr>
      </w:pPr>
    </w:p>
    <w:p w14:paraId="72BDAEFA" w14:textId="77777777" w:rsidR="000D6086" w:rsidRPr="009D08DA" w:rsidRDefault="000D6086" w:rsidP="009D08DA">
      <w:pPr>
        <w:spacing w:line="276" w:lineRule="auto"/>
        <w:jc w:val="both"/>
        <w:rPr>
          <w:rFonts w:ascii="Arial" w:hAnsi="Arial"/>
          <w:b/>
          <w:sz w:val="22"/>
          <w:szCs w:val="22"/>
        </w:rPr>
      </w:pPr>
      <w:r w:rsidRPr="00C61F0B">
        <w:rPr>
          <w:rFonts w:ascii="Arial" w:hAnsi="Arial"/>
          <w:b/>
          <w:sz w:val="22"/>
          <w:szCs w:val="22"/>
        </w:rPr>
        <w:t>10. OBRIGAÇÕES DA CONTRATANTE</w:t>
      </w:r>
      <w:r w:rsidRPr="009D08DA">
        <w:rPr>
          <w:rFonts w:ascii="Arial" w:hAnsi="Arial"/>
          <w:b/>
          <w:sz w:val="22"/>
          <w:szCs w:val="22"/>
        </w:rPr>
        <w:t xml:space="preserve"> </w:t>
      </w:r>
    </w:p>
    <w:p w14:paraId="71EE9B0A" w14:textId="77777777" w:rsidR="000D6086" w:rsidRPr="009D08DA" w:rsidRDefault="000D6086" w:rsidP="009D08DA">
      <w:pPr>
        <w:spacing w:line="276" w:lineRule="auto"/>
        <w:jc w:val="both"/>
        <w:rPr>
          <w:rFonts w:ascii="Arial" w:hAnsi="Arial"/>
          <w:b/>
          <w:sz w:val="10"/>
          <w:szCs w:val="10"/>
        </w:rPr>
      </w:pPr>
    </w:p>
    <w:p w14:paraId="69BEAFF6" w14:textId="77777777" w:rsidR="000D6086" w:rsidRPr="009D08DA" w:rsidRDefault="000D6086" w:rsidP="009D08DA">
      <w:pPr>
        <w:tabs>
          <w:tab w:val="left" w:pos="2977"/>
        </w:tabs>
        <w:spacing w:line="276" w:lineRule="auto"/>
        <w:jc w:val="both"/>
        <w:rPr>
          <w:rFonts w:ascii="Arial" w:hAnsi="Arial"/>
          <w:sz w:val="22"/>
          <w:szCs w:val="22"/>
        </w:rPr>
      </w:pPr>
      <w:r w:rsidRPr="009D08DA">
        <w:rPr>
          <w:rFonts w:ascii="Arial" w:hAnsi="Arial"/>
          <w:b/>
          <w:sz w:val="22"/>
          <w:szCs w:val="22"/>
        </w:rPr>
        <w:t>10.1</w:t>
      </w:r>
      <w:r w:rsidRPr="009D08DA">
        <w:rPr>
          <w:rFonts w:ascii="Arial" w:hAnsi="Arial"/>
          <w:sz w:val="22"/>
          <w:szCs w:val="22"/>
        </w:rPr>
        <w:t xml:space="preserve"> Receber e atestar os serviços de arrecadação prestados, nos prazos e condições estabelecidos no Edital e seus anexos, mediante verificação da regularidade da execução, da consistência das informações transmitidas e da efetiva liquidação dos valores arrecadados;</w:t>
      </w:r>
    </w:p>
    <w:p w14:paraId="53716EC5" w14:textId="77777777" w:rsidR="000D6086" w:rsidRPr="009D08DA" w:rsidRDefault="000D6086" w:rsidP="009D08DA">
      <w:pPr>
        <w:spacing w:line="276" w:lineRule="auto"/>
        <w:jc w:val="both"/>
        <w:rPr>
          <w:rFonts w:ascii="Arial" w:hAnsi="Arial"/>
          <w:sz w:val="10"/>
          <w:szCs w:val="10"/>
        </w:rPr>
      </w:pPr>
    </w:p>
    <w:p w14:paraId="41B365D1"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10.2</w:t>
      </w:r>
      <w:r w:rsidRPr="009D08DA">
        <w:rPr>
          <w:rFonts w:ascii="Arial" w:hAnsi="Arial"/>
          <w:sz w:val="22"/>
          <w:szCs w:val="22"/>
        </w:rPr>
        <w:t xml:space="preserve"> Verificar minuciosamente, no prazo fixado, a conformidade dos bens recebidos provisoriamente com as especificações constantes do Edital e da proposta, para fins de aceitação e recebimento definitivo;</w:t>
      </w:r>
    </w:p>
    <w:p w14:paraId="1A55CC22" w14:textId="77777777" w:rsidR="000D6086" w:rsidRPr="00C61F0B" w:rsidRDefault="000D6086" w:rsidP="009D08DA">
      <w:pPr>
        <w:spacing w:line="276" w:lineRule="auto"/>
        <w:jc w:val="both"/>
        <w:rPr>
          <w:rFonts w:ascii="Arial" w:hAnsi="Arial"/>
          <w:sz w:val="10"/>
          <w:szCs w:val="10"/>
        </w:rPr>
      </w:pPr>
    </w:p>
    <w:p w14:paraId="6884F995"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10.3</w:t>
      </w:r>
      <w:r w:rsidRPr="009D08DA">
        <w:rPr>
          <w:rFonts w:ascii="Arial" w:hAnsi="Arial"/>
          <w:sz w:val="22"/>
          <w:szCs w:val="22"/>
        </w:rPr>
        <w:t xml:space="preserve"> Comunicar à Contratada, por escrito, sobre imperfeições, falhas ou irregularidades verificadas no objeto fornecido, para que seja substituído, reparado ou corrigido;</w:t>
      </w:r>
    </w:p>
    <w:p w14:paraId="5067C309" w14:textId="77777777" w:rsidR="000D6086" w:rsidRPr="009D08DA" w:rsidRDefault="000D6086" w:rsidP="009D08DA">
      <w:pPr>
        <w:spacing w:line="276" w:lineRule="auto"/>
        <w:jc w:val="both"/>
        <w:rPr>
          <w:rFonts w:ascii="Arial" w:hAnsi="Arial"/>
          <w:sz w:val="10"/>
          <w:szCs w:val="10"/>
        </w:rPr>
      </w:pPr>
    </w:p>
    <w:p w14:paraId="37B21E6A"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lastRenderedPageBreak/>
        <w:t>10.4</w:t>
      </w:r>
      <w:r w:rsidRPr="009D08DA">
        <w:rPr>
          <w:rFonts w:ascii="Arial" w:hAnsi="Arial"/>
          <w:sz w:val="22"/>
          <w:szCs w:val="22"/>
        </w:rPr>
        <w:t xml:space="preserve"> Acompanhar e fiscalizar o cumprimento das obrigações da Contratada, através de comissão/servidor especialmente designado;</w:t>
      </w:r>
    </w:p>
    <w:p w14:paraId="4745A2CC" w14:textId="77777777" w:rsidR="000D6086" w:rsidRPr="009D08DA" w:rsidRDefault="000D6086" w:rsidP="009D08DA">
      <w:pPr>
        <w:spacing w:line="276" w:lineRule="auto"/>
        <w:jc w:val="both"/>
        <w:rPr>
          <w:rFonts w:ascii="Arial" w:hAnsi="Arial"/>
          <w:b/>
          <w:sz w:val="10"/>
          <w:szCs w:val="10"/>
        </w:rPr>
      </w:pPr>
    </w:p>
    <w:p w14:paraId="5583413A"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t>10.5</w:t>
      </w:r>
      <w:r w:rsidRPr="009D08DA">
        <w:rPr>
          <w:rFonts w:ascii="Arial" w:hAnsi="Arial"/>
          <w:sz w:val="22"/>
          <w:szCs w:val="22"/>
        </w:rPr>
        <w:t xml:space="preserve"> Efetuar o pagamento à Contratada no valor correspondente ao fornecimento do objeto, no prazo e forma estabelecidos no Edital e seus anexos;</w:t>
      </w:r>
    </w:p>
    <w:p w14:paraId="276A3519" w14:textId="77777777" w:rsidR="009D08DA" w:rsidRPr="009D08DA" w:rsidRDefault="009D08DA" w:rsidP="009D08DA">
      <w:pPr>
        <w:spacing w:line="276" w:lineRule="auto"/>
        <w:jc w:val="both"/>
        <w:rPr>
          <w:rFonts w:ascii="Arial" w:hAnsi="Arial"/>
          <w:sz w:val="10"/>
          <w:szCs w:val="10"/>
        </w:rPr>
      </w:pPr>
    </w:p>
    <w:p w14:paraId="3083D08E"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10.6</w:t>
      </w:r>
      <w:r w:rsidRPr="009D08DA">
        <w:rPr>
          <w:rFonts w:ascii="Arial" w:hAnsi="Arial"/>
          <w:sz w:val="22"/>
          <w:szCs w:val="22"/>
        </w:rPr>
        <w:t xml:space="preserve"> Devolver os materiais entregues fora das especificações exigidas ou quando não estejam de conformidade com os padrões de qualidade, dando ciência dos motivos da recusa à Contratada que assumirá todas as despesas daí decorrentes.</w:t>
      </w:r>
    </w:p>
    <w:p w14:paraId="4BE4B492" w14:textId="77777777" w:rsidR="000D6086" w:rsidRPr="009D08DA" w:rsidRDefault="000D6086" w:rsidP="009D08DA">
      <w:pPr>
        <w:spacing w:line="276" w:lineRule="auto"/>
        <w:jc w:val="both"/>
        <w:rPr>
          <w:rFonts w:ascii="Arial" w:hAnsi="Arial"/>
          <w:sz w:val="10"/>
          <w:szCs w:val="10"/>
        </w:rPr>
      </w:pPr>
    </w:p>
    <w:p w14:paraId="1FF02ED7"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10.7</w:t>
      </w:r>
      <w:r w:rsidRPr="009D08DA">
        <w:rPr>
          <w:rFonts w:ascii="Arial" w:hAnsi="Arial"/>
          <w:sz w:val="22"/>
          <w:szCs w:val="22"/>
        </w:rPr>
        <w:t xml:space="preserve"> Notificar previamente à Contratada, quando da aplicação de penalidades;</w:t>
      </w:r>
    </w:p>
    <w:p w14:paraId="5C41B3DD" w14:textId="77777777" w:rsidR="000D6086" w:rsidRPr="009D08DA" w:rsidRDefault="000D6086" w:rsidP="009D08DA">
      <w:pPr>
        <w:spacing w:line="276" w:lineRule="auto"/>
        <w:jc w:val="both"/>
        <w:rPr>
          <w:rFonts w:ascii="Arial" w:hAnsi="Arial"/>
          <w:sz w:val="10"/>
          <w:szCs w:val="10"/>
        </w:rPr>
      </w:pPr>
    </w:p>
    <w:p w14:paraId="5F9E033E"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10.8</w:t>
      </w:r>
      <w:r w:rsidRPr="009D08DA">
        <w:rPr>
          <w:rFonts w:ascii="Arial" w:hAnsi="Arial"/>
          <w:sz w:val="22"/>
          <w:szCs w:val="22"/>
        </w:rPr>
        <w:t xml:space="preserve"> Atestar as notas fiscais/faturas emitidas pela Contratada, recusando-as quando inexatas ou incorretas, efetuando todos os pagamentos nas condições pactuadas;</w:t>
      </w:r>
    </w:p>
    <w:p w14:paraId="4BEF592F" w14:textId="77777777" w:rsidR="000D6086" w:rsidRPr="009D08DA" w:rsidRDefault="000D6086" w:rsidP="009D08DA">
      <w:pPr>
        <w:spacing w:line="276" w:lineRule="auto"/>
        <w:jc w:val="both"/>
        <w:rPr>
          <w:rFonts w:ascii="Arial" w:hAnsi="Arial"/>
          <w:sz w:val="10"/>
          <w:szCs w:val="10"/>
        </w:rPr>
      </w:pPr>
    </w:p>
    <w:p w14:paraId="383D3CFC"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10.9</w:t>
      </w:r>
      <w:r w:rsidRPr="009D08DA">
        <w:rPr>
          <w:rFonts w:ascii="Arial" w:hAnsi="Arial"/>
          <w:sz w:val="22"/>
          <w:szCs w:val="22"/>
        </w:rPr>
        <w:t xml:space="preserve"> Emitir Autorização de Fornecimento para instruir a entrega dos materiais;</w:t>
      </w:r>
    </w:p>
    <w:p w14:paraId="20597261" w14:textId="77777777" w:rsidR="000D6086" w:rsidRPr="009D08DA" w:rsidRDefault="000D6086" w:rsidP="009D08DA">
      <w:pPr>
        <w:spacing w:line="276" w:lineRule="auto"/>
        <w:jc w:val="both"/>
        <w:rPr>
          <w:rFonts w:ascii="Arial" w:hAnsi="Arial"/>
          <w:sz w:val="10"/>
          <w:szCs w:val="10"/>
        </w:rPr>
      </w:pPr>
    </w:p>
    <w:p w14:paraId="2285BD1F"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10.10</w:t>
      </w:r>
      <w:r w:rsidRPr="009D08DA">
        <w:rPr>
          <w:rFonts w:ascii="Arial" w:hAnsi="Arial"/>
          <w:sz w:val="22"/>
          <w:szCs w:val="22"/>
        </w:rPr>
        <w:t xml:space="preserve"> Rejeitar, no todo ou em parte, os materiais entregues em desacordo com as exigências do Termo de Referência e seus anexos.</w:t>
      </w:r>
    </w:p>
    <w:p w14:paraId="7FB5057B" w14:textId="77777777" w:rsidR="000D6086" w:rsidRPr="009D08DA" w:rsidRDefault="000D6086" w:rsidP="009D08DA">
      <w:pPr>
        <w:spacing w:line="276" w:lineRule="auto"/>
        <w:jc w:val="both"/>
        <w:rPr>
          <w:rFonts w:ascii="Arial" w:hAnsi="Arial"/>
          <w:sz w:val="10"/>
          <w:szCs w:val="10"/>
        </w:rPr>
      </w:pPr>
    </w:p>
    <w:p w14:paraId="5EA03ADD"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t>10.11</w:t>
      </w:r>
      <w:r w:rsidRPr="009D08DA">
        <w:rPr>
          <w:rFonts w:ascii="Arial" w:hAnsi="Arial"/>
          <w:sz w:val="22"/>
          <w:szCs w:val="22"/>
        </w:rPr>
        <w:t xml:space="preserve"> A Administração não responderá por quaisquer compromissos assumidos pela Contratada com terceiros, ainda que vinculados à execução do contrato, bem como por qualquer dano causado a terceiros em decorrência de ato da Contratada, de seus empregados, prepostos ou subordinados</w:t>
      </w:r>
      <w:r w:rsidR="009D08DA">
        <w:rPr>
          <w:rFonts w:ascii="Arial" w:hAnsi="Arial"/>
          <w:sz w:val="22"/>
          <w:szCs w:val="22"/>
        </w:rPr>
        <w:t>;</w:t>
      </w:r>
    </w:p>
    <w:p w14:paraId="43FF21CD" w14:textId="77777777" w:rsidR="009D08DA" w:rsidRPr="009D08DA" w:rsidRDefault="009D08DA" w:rsidP="009D08DA">
      <w:pPr>
        <w:spacing w:line="276" w:lineRule="auto"/>
        <w:jc w:val="both"/>
        <w:rPr>
          <w:rFonts w:ascii="Arial" w:hAnsi="Arial"/>
          <w:sz w:val="10"/>
          <w:szCs w:val="10"/>
        </w:rPr>
      </w:pPr>
    </w:p>
    <w:p w14:paraId="2DC0966E" w14:textId="77777777" w:rsidR="009D08DA" w:rsidRDefault="009D08DA" w:rsidP="009D08DA">
      <w:pPr>
        <w:spacing w:line="276" w:lineRule="auto"/>
        <w:jc w:val="both"/>
        <w:rPr>
          <w:rFonts w:ascii="Arial" w:hAnsi="Arial"/>
          <w:sz w:val="22"/>
          <w:szCs w:val="22"/>
        </w:rPr>
      </w:pPr>
      <w:r w:rsidRPr="009D08DA">
        <w:rPr>
          <w:rFonts w:ascii="Arial" w:hAnsi="Arial"/>
          <w:b/>
          <w:bCs/>
          <w:sz w:val="22"/>
          <w:szCs w:val="22"/>
        </w:rPr>
        <w:t>10.12</w:t>
      </w:r>
      <w:r>
        <w:rPr>
          <w:rFonts w:ascii="Arial" w:hAnsi="Arial"/>
          <w:sz w:val="22"/>
          <w:szCs w:val="22"/>
        </w:rPr>
        <w:t xml:space="preserve"> </w:t>
      </w:r>
      <w:r w:rsidRPr="009D08DA">
        <w:rPr>
          <w:rFonts w:ascii="Arial" w:hAnsi="Arial"/>
          <w:sz w:val="22"/>
          <w:szCs w:val="22"/>
        </w:rPr>
        <w:t>Disponibiliza</w:t>
      </w:r>
      <w:r>
        <w:rPr>
          <w:rFonts w:ascii="Arial" w:hAnsi="Arial"/>
          <w:sz w:val="22"/>
          <w:szCs w:val="22"/>
        </w:rPr>
        <w:t xml:space="preserve">r </w:t>
      </w:r>
      <w:r w:rsidRPr="009D08DA">
        <w:rPr>
          <w:rFonts w:ascii="Arial" w:hAnsi="Arial"/>
          <w:sz w:val="22"/>
          <w:szCs w:val="22"/>
        </w:rPr>
        <w:t>infraestrutura necessária de servidores, bancos de dados e ambientes de homologação destinados à implantação, testes, validação e operação da solução arrecadatória;</w:t>
      </w:r>
    </w:p>
    <w:p w14:paraId="5057D573" w14:textId="77777777" w:rsidR="009D08DA" w:rsidRPr="009D08DA" w:rsidRDefault="009D08DA" w:rsidP="009D08DA">
      <w:pPr>
        <w:spacing w:line="276" w:lineRule="auto"/>
        <w:jc w:val="both"/>
        <w:rPr>
          <w:rFonts w:ascii="Arial" w:hAnsi="Arial"/>
          <w:sz w:val="10"/>
          <w:szCs w:val="10"/>
        </w:rPr>
      </w:pPr>
    </w:p>
    <w:p w14:paraId="54A46E4C" w14:textId="77777777" w:rsidR="009D08DA" w:rsidRDefault="009D08DA" w:rsidP="009D08DA">
      <w:pPr>
        <w:spacing w:line="276" w:lineRule="auto"/>
        <w:jc w:val="both"/>
        <w:rPr>
          <w:rFonts w:ascii="Arial" w:hAnsi="Arial"/>
          <w:sz w:val="22"/>
          <w:szCs w:val="22"/>
        </w:rPr>
      </w:pPr>
      <w:r w:rsidRPr="009D08DA">
        <w:rPr>
          <w:rFonts w:ascii="Arial" w:hAnsi="Arial"/>
          <w:b/>
          <w:bCs/>
          <w:sz w:val="22"/>
          <w:szCs w:val="22"/>
        </w:rPr>
        <w:t>10.13</w:t>
      </w:r>
      <w:r>
        <w:rPr>
          <w:rFonts w:ascii="Arial" w:hAnsi="Arial"/>
          <w:sz w:val="22"/>
          <w:szCs w:val="22"/>
        </w:rPr>
        <w:t xml:space="preserve"> </w:t>
      </w:r>
      <w:proofErr w:type="spellStart"/>
      <w:r w:rsidRPr="009D08DA">
        <w:rPr>
          <w:rFonts w:ascii="Arial" w:hAnsi="Arial"/>
          <w:sz w:val="22"/>
          <w:szCs w:val="22"/>
        </w:rPr>
        <w:t>Fornec</w:t>
      </w:r>
      <w:r>
        <w:rPr>
          <w:rFonts w:ascii="Arial" w:hAnsi="Arial"/>
          <w:sz w:val="22"/>
          <w:szCs w:val="22"/>
        </w:rPr>
        <w:t>er</w:t>
      </w:r>
      <w:proofErr w:type="spellEnd"/>
      <w:r w:rsidRPr="009D08DA">
        <w:rPr>
          <w:rFonts w:ascii="Arial" w:hAnsi="Arial"/>
          <w:sz w:val="22"/>
          <w:szCs w:val="22"/>
        </w:rPr>
        <w:t xml:space="preserve"> equipamentos de informática, estações de trabalho, computadores e periféricos compatíveis com a execução das atividades operacionais e técnicas relacionadas ao objeto contratado;</w:t>
      </w:r>
    </w:p>
    <w:p w14:paraId="43284B6D" w14:textId="77777777" w:rsidR="009D08DA" w:rsidRPr="009D08DA" w:rsidRDefault="009D08DA" w:rsidP="009D08DA">
      <w:pPr>
        <w:spacing w:line="276" w:lineRule="auto"/>
        <w:jc w:val="both"/>
        <w:rPr>
          <w:rFonts w:ascii="Arial" w:hAnsi="Arial"/>
          <w:sz w:val="10"/>
          <w:szCs w:val="10"/>
        </w:rPr>
      </w:pPr>
    </w:p>
    <w:p w14:paraId="7BE26B10" w14:textId="77777777" w:rsidR="009D08DA" w:rsidRDefault="009D08DA" w:rsidP="009D08DA">
      <w:pPr>
        <w:spacing w:line="276" w:lineRule="auto"/>
        <w:jc w:val="both"/>
        <w:rPr>
          <w:rFonts w:ascii="Arial" w:hAnsi="Arial"/>
          <w:sz w:val="22"/>
          <w:szCs w:val="22"/>
        </w:rPr>
      </w:pPr>
      <w:r w:rsidRPr="009D08DA">
        <w:rPr>
          <w:rFonts w:ascii="Arial" w:hAnsi="Arial"/>
          <w:b/>
          <w:bCs/>
          <w:sz w:val="22"/>
          <w:szCs w:val="22"/>
        </w:rPr>
        <w:t>10.14</w:t>
      </w:r>
      <w:r>
        <w:rPr>
          <w:rFonts w:ascii="Arial" w:hAnsi="Arial"/>
          <w:sz w:val="22"/>
          <w:szCs w:val="22"/>
        </w:rPr>
        <w:t xml:space="preserve"> </w:t>
      </w:r>
      <w:r w:rsidRPr="009D08DA">
        <w:rPr>
          <w:rFonts w:ascii="Arial" w:hAnsi="Arial"/>
          <w:sz w:val="22"/>
          <w:szCs w:val="22"/>
        </w:rPr>
        <w:t>Disponibiliza</w:t>
      </w:r>
      <w:r>
        <w:rPr>
          <w:rFonts w:ascii="Arial" w:hAnsi="Arial"/>
          <w:sz w:val="22"/>
          <w:szCs w:val="22"/>
        </w:rPr>
        <w:t>r</w:t>
      </w:r>
      <w:r w:rsidRPr="009D08DA">
        <w:rPr>
          <w:rFonts w:ascii="Arial" w:hAnsi="Arial"/>
          <w:sz w:val="22"/>
          <w:szCs w:val="22"/>
        </w:rPr>
        <w:t xml:space="preserve"> conexões de rede, acesso à internet, sistemas operacionais, certificados digitais e licenças temporárias de softwares necessários à implantação, integração e funcionamento da solução;</w:t>
      </w:r>
    </w:p>
    <w:p w14:paraId="3832362E" w14:textId="77777777" w:rsidR="009D08DA" w:rsidRPr="009D08DA" w:rsidRDefault="009D08DA" w:rsidP="009D08DA">
      <w:pPr>
        <w:spacing w:line="276" w:lineRule="auto"/>
        <w:jc w:val="both"/>
        <w:rPr>
          <w:rFonts w:ascii="Arial" w:hAnsi="Arial"/>
          <w:sz w:val="10"/>
          <w:szCs w:val="10"/>
        </w:rPr>
      </w:pPr>
    </w:p>
    <w:p w14:paraId="795555CE" w14:textId="77777777" w:rsidR="009D08DA" w:rsidRDefault="009D08DA" w:rsidP="009D08DA">
      <w:pPr>
        <w:spacing w:line="276" w:lineRule="auto"/>
        <w:jc w:val="both"/>
        <w:rPr>
          <w:rFonts w:ascii="Arial" w:hAnsi="Arial"/>
          <w:sz w:val="22"/>
          <w:szCs w:val="22"/>
        </w:rPr>
      </w:pPr>
      <w:r w:rsidRPr="009D08DA">
        <w:rPr>
          <w:rFonts w:ascii="Arial" w:hAnsi="Arial"/>
          <w:b/>
          <w:bCs/>
          <w:sz w:val="22"/>
          <w:szCs w:val="22"/>
        </w:rPr>
        <w:t xml:space="preserve">10.15 </w:t>
      </w:r>
      <w:r w:rsidRPr="009D08DA">
        <w:rPr>
          <w:rFonts w:ascii="Arial" w:hAnsi="Arial"/>
          <w:sz w:val="22"/>
          <w:szCs w:val="22"/>
        </w:rPr>
        <w:t>Disponibiliza</w:t>
      </w:r>
      <w:r>
        <w:rPr>
          <w:rFonts w:ascii="Arial" w:hAnsi="Arial"/>
          <w:sz w:val="22"/>
          <w:szCs w:val="22"/>
        </w:rPr>
        <w:t>r</w:t>
      </w:r>
      <w:r w:rsidRPr="009D08DA">
        <w:rPr>
          <w:rFonts w:ascii="Arial" w:hAnsi="Arial"/>
          <w:sz w:val="22"/>
          <w:szCs w:val="22"/>
        </w:rPr>
        <w:t xml:space="preserve"> equipe técnica qualificada e habilitada, composta por profissionais especializados em tecnologia da informação, meios de pagamento e suporte operacional, aptos a executar as atividades de implantação, treinamento e acompanhamento da solução;</w:t>
      </w:r>
    </w:p>
    <w:p w14:paraId="59C9AA88" w14:textId="77777777" w:rsidR="009D08DA" w:rsidRPr="009D08DA" w:rsidRDefault="009D08DA" w:rsidP="009D08DA">
      <w:pPr>
        <w:spacing w:line="276" w:lineRule="auto"/>
        <w:jc w:val="both"/>
        <w:rPr>
          <w:rFonts w:ascii="Arial" w:hAnsi="Arial"/>
          <w:sz w:val="10"/>
          <w:szCs w:val="10"/>
        </w:rPr>
      </w:pPr>
    </w:p>
    <w:p w14:paraId="28A0166C" w14:textId="77777777" w:rsidR="009D08DA" w:rsidRPr="009D08DA" w:rsidRDefault="009D08DA" w:rsidP="009D08DA">
      <w:pPr>
        <w:spacing w:line="276" w:lineRule="auto"/>
        <w:jc w:val="both"/>
        <w:rPr>
          <w:rFonts w:ascii="Arial" w:hAnsi="Arial"/>
          <w:sz w:val="22"/>
          <w:szCs w:val="22"/>
        </w:rPr>
      </w:pPr>
      <w:r w:rsidRPr="009D08DA">
        <w:rPr>
          <w:rFonts w:ascii="Arial" w:hAnsi="Arial"/>
          <w:b/>
          <w:bCs/>
          <w:sz w:val="22"/>
          <w:szCs w:val="22"/>
        </w:rPr>
        <w:t>10.16</w:t>
      </w:r>
      <w:r w:rsidRPr="009D08DA">
        <w:rPr>
          <w:rFonts w:ascii="Arial" w:hAnsi="Arial"/>
          <w:sz w:val="22"/>
          <w:szCs w:val="22"/>
        </w:rPr>
        <w:t xml:space="preserve"> </w:t>
      </w:r>
      <w:proofErr w:type="spellStart"/>
      <w:r w:rsidRPr="009D08DA">
        <w:rPr>
          <w:rFonts w:ascii="Arial" w:hAnsi="Arial"/>
          <w:sz w:val="22"/>
          <w:szCs w:val="22"/>
        </w:rPr>
        <w:t>Fornec</w:t>
      </w:r>
      <w:r>
        <w:rPr>
          <w:rFonts w:ascii="Arial" w:hAnsi="Arial"/>
          <w:sz w:val="22"/>
          <w:szCs w:val="22"/>
        </w:rPr>
        <w:t>er</w:t>
      </w:r>
      <w:proofErr w:type="spellEnd"/>
      <w:r w:rsidRPr="009D08DA">
        <w:rPr>
          <w:rFonts w:ascii="Arial" w:hAnsi="Arial"/>
          <w:sz w:val="22"/>
          <w:szCs w:val="22"/>
        </w:rPr>
        <w:t xml:space="preserve"> demais insumos, recursos tecnológicos e materiais indispensáveis à adequada execução dos serviços e à continuidade operacional da solução arrecadatória.</w:t>
      </w:r>
    </w:p>
    <w:p w14:paraId="2089001B" w14:textId="77777777" w:rsidR="000D6086" w:rsidRPr="009D08DA" w:rsidRDefault="000D6086" w:rsidP="009D08DA">
      <w:pPr>
        <w:spacing w:line="276" w:lineRule="auto"/>
        <w:jc w:val="both"/>
        <w:rPr>
          <w:rFonts w:ascii="Arial" w:hAnsi="Arial"/>
          <w:sz w:val="10"/>
          <w:szCs w:val="10"/>
        </w:rPr>
      </w:pPr>
    </w:p>
    <w:p w14:paraId="42D5E19A"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11. OBRIGAÇÕES DA CONTRATADA</w:t>
      </w:r>
      <w:r w:rsidRPr="009D08DA">
        <w:rPr>
          <w:rFonts w:ascii="Arial" w:hAnsi="Arial"/>
          <w:sz w:val="22"/>
          <w:szCs w:val="22"/>
        </w:rPr>
        <w:t xml:space="preserve"> </w:t>
      </w:r>
      <w:r w:rsidRPr="009D08DA">
        <w:rPr>
          <w:rFonts w:ascii="Arial" w:hAnsi="Arial"/>
          <w:b/>
          <w:color w:val="FFFFFF"/>
          <w:sz w:val="22"/>
          <w:szCs w:val="22"/>
        </w:rPr>
        <w:footnoteReference w:id="1"/>
      </w:r>
    </w:p>
    <w:p w14:paraId="223CA9F6" w14:textId="77777777" w:rsidR="000D6086" w:rsidRPr="009D08DA" w:rsidRDefault="000D6086" w:rsidP="009D08DA">
      <w:pPr>
        <w:spacing w:line="276" w:lineRule="auto"/>
        <w:jc w:val="both"/>
        <w:rPr>
          <w:rFonts w:ascii="Arial" w:hAnsi="Arial"/>
          <w:sz w:val="10"/>
          <w:szCs w:val="10"/>
        </w:rPr>
      </w:pPr>
    </w:p>
    <w:p w14:paraId="0C51141E"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 xml:space="preserve">11.1 </w:t>
      </w:r>
      <w:r w:rsidRPr="009D08DA">
        <w:rPr>
          <w:rFonts w:ascii="Arial" w:hAnsi="Arial"/>
          <w:sz w:val="22"/>
          <w:szCs w:val="22"/>
        </w:rPr>
        <w:t>A Contratada deve cumprir todas as obrigações constantes no Edital, seus anexos e sua proposta, assumindo como exclusivamente seus os riscos e as despesas decorrentes da boa e perfeita execução do objeto e, ainda, efetuar a entrega do objeto em perfeitas condições, conforme especificações, prazo e local constantes no Termo de Referência e seus anexos, acompanhado da respectiva nota fiscal com todas as discriminações inerentes ao objeto.</w:t>
      </w:r>
    </w:p>
    <w:p w14:paraId="1D7D7CE5" w14:textId="77777777" w:rsidR="000D6086" w:rsidRPr="00C61F0B" w:rsidRDefault="000D6086" w:rsidP="009D08DA">
      <w:pPr>
        <w:spacing w:line="276" w:lineRule="auto"/>
        <w:jc w:val="both"/>
        <w:rPr>
          <w:rFonts w:ascii="Arial" w:hAnsi="Arial"/>
          <w:sz w:val="10"/>
          <w:szCs w:val="10"/>
        </w:rPr>
      </w:pPr>
    </w:p>
    <w:p w14:paraId="722D274B"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11.2</w:t>
      </w:r>
      <w:r w:rsidRPr="009D08DA">
        <w:rPr>
          <w:rFonts w:ascii="Arial" w:hAnsi="Arial"/>
          <w:sz w:val="22"/>
          <w:szCs w:val="22"/>
        </w:rPr>
        <w:t xml:space="preserve"> O objeto deve estar acompanhado do manual do usuário, com uma versão em português e da relação da rede de assistência técnica autorizada; </w:t>
      </w:r>
    </w:p>
    <w:p w14:paraId="49495ABC" w14:textId="77777777" w:rsidR="000D6086" w:rsidRPr="009D08DA" w:rsidRDefault="000D6086" w:rsidP="009D08DA">
      <w:pPr>
        <w:spacing w:line="276" w:lineRule="auto"/>
        <w:jc w:val="both"/>
        <w:rPr>
          <w:rFonts w:ascii="Arial" w:hAnsi="Arial"/>
          <w:sz w:val="10"/>
          <w:szCs w:val="10"/>
        </w:rPr>
      </w:pPr>
    </w:p>
    <w:p w14:paraId="1E2ACD1E"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lastRenderedPageBreak/>
        <w:t>11.3</w:t>
      </w:r>
      <w:r w:rsidRPr="009D08DA">
        <w:rPr>
          <w:rFonts w:ascii="Arial" w:hAnsi="Arial"/>
          <w:sz w:val="22"/>
          <w:szCs w:val="22"/>
        </w:rPr>
        <w:t xml:space="preserve"> Responder por quaisquer danos e prejuízos causados em função do objeto do contrato firmado, bem como por todos os danos e prejuízos decorrentes de paralizações na entrega dos materiais, salvo na ocorrência de motivo de força maior, apurados na forma da legislação vigente, e desde que comunicados à CONTRATANTE no prazo de 48 (quarenta e oito) horas do fato, ou da ordem expressa e escrita da CONTRATANTE;</w:t>
      </w:r>
    </w:p>
    <w:p w14:paraId="6B0BC42C" w14:textId="77777777" w:rsidR="009D08DA" w:rsidRPr="009D08DA" w:rsidRDefault="009D08DA" w:rsidP="009D08DA">
      <w:pPr>
        <w:spacing w:line="276" w:lineRule="auto"/>
        <w:jc w:val="both"/>
        <w:rPr>
          <w:rFonts w:ascii="Arial" w:hAnsi="Arial"/>
          <w:sz w:val="10"/>
          <w:szCs w:val="10"/>
        </w:rPr>
      </w:pPr>
    </w:p>
    <w:p w14:paraId="3D71C8BE"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11.4</w:t>
      </w:r>
      <w:r w:rsidRPr="009D08DA">
        <w:rPr>
          <w:rFonts w:ascii="Arial" w:hAnsi="Arial"/>
          <w:sz w:val="22"/>
          <w:szCs w:val="22"/>
        </w:rPr>
        <w:t xml:space="preserve"> Reparar, corrigir, remover, reconstruir ou substituir, total ou parcialmente, às suas expensas, no prazo fixado neste Termo de Referência, o objeto do contrato em que se verifiquem má qualidade, vícios, defeitos ou incorreções, resultantes de execução irregular, do emprego de materiais ou equipamentos inadequados, se for o caso, ou não correspondente (s) ao (s) material (</w:t>
      </w:r>
      <w:proofErr w:type="spellStart"/>
      <w:r w:rsidRPr="009D08DA">
        <w:rPr>
          <w:rFonts w:ascii="Arial" w:hAnsi="Arial"/>
          <w:sz w:val="22"/>
          <w:szCs w:val="22"/>
        </w:rPr>
        <w:t>is</w:t>
      </w:r>
      <w:proofErr w:type="spellEnd"/>
      <w:r w:rsidRPr="009D08DA">
        <w:rPr>
          <w:rFonts w:ascii="Arial" w:hAnsi="Arial"/>
          <w:sz w:val="22"/>
          <w:szCs w:val="22"/>
        </w:rPr>
        <w:t>).</w:t>
      </w:r>
    </w:p>
    <w:p w14:paraId="512EE522" w14:textId="77777777" w:rsidR="000D6086" w:rsidRPr="009D08DA" w:rsidRDefault="000D6086" w:rsidP="009D08DA">
      <w:pPr>
        <w:spacing w:line="276" w:lineRule="auto"/>
        <w:jc w:val="both"/>
        <w:rPr>
          <w:rFonts w:ascii="Arial" w:hAnsi="Arial"/>
          <w:sz w:val="10"/>
          <w:szCs w:val="10"/>
        </w:rPr>
      </w:pPr>
    </w:p>
    <w:p w14:paraId="0F192777" w14:textId="77777777" w:rsidR="000D6086" w:rsidRPr="009D08DA" w:rsidRDefault="000D6086" w:rsidP="009D08DA">
      <w:pPr>
        <w:spacing w:line="276" w:lineRule="auto"/>
        <w:jc w:val="both"/>
        <w:rPr>
          <w:rFonts w:ascii="Arial" w:hAnsi="Arial"/>
          <w:sz w:val="22"/>
          <w:szCs w:val="22"/>
        </w:rPr>
      </w:pPr>
      <w:r w:rsidRPr="009D08DA">
        <w:rPr>
          <w:rFonts w:ascii="Arial" w:hAnsi="Arial"/>
          <w:b/>
          <w:bCs/>
          <w:sz w:val="22"/>
          <w:szCs w:val="22"/>
        </w:rPr>
        <w:t xml:space="preserve">11.5. </w:t>
      </w:r>
      <w:r w:rsidRPr="009D08DA">
        <w:rPr>
          <w:rFonts w:ascii="Arial" w:hAnsi="Arial"/>
          <w:sz w:val="22"/>
          <w:szCs w:val="22"/>
        </w:rPr>
        <w:t>Reparar, corrigir, remover, reconstruir ou substituir, total ou parcialmente, às suas expensas, no prazo fixado neste Termo de Referência, os serviços executados em que se verifiquem falhas, vícios, defeitos ou incorreções, decorrentes de execução inadequada, em desacordo com as especificações contratuais ou com os padrões de qualidade exigidos, assegurando sua plena conformidade com as condições estabelecidas.</w:t>
      </w:r>
    </w:p>
    <w:p w14:paraId="530BB91A" w14:textId="77777777" w:rsidR="000D6086" w:rsidRPr="009D08DA" w:rsidRDefault="000D6086" w:rsidP="009D08DA">
      <w:pPr>
        <w:spacing w:line="276" w:lineRule="auto"/>
        <w:jc w:val="both"/>
        <w:rPr>
          <w:rFonts w:ascii="Arial" w:hAnsi="Arial"/>
          <w:sz w:val="10"/>
          <w:szCs w:val="10"/>
        </w:rPr>
      </w:pPr>
    </w:p>
    <w:p w14:paraId="03C8EF1E" w14:textId="77777777" w:rsidR="000D6086" w:rsidRPr="009D08DA" w:rsidRDefault="000D6086" w:rsidP="009D08DA">
      <w:pPr>
        <w:widowControl w:val="0"/>
        <w:spacing w:line="276" w:lineRule="auto"/>
        <w:jc w:val="both"/>
        <w:rPr>
          <w:rFonts w:ascii="Arial" w:hAnsi="Arial"/>
          <w:sz w:val="22"/>
          <w:szCs w:val="22"/>
        </w:rPr>
      </w:pPr>
      <w:r w:rsidRPr="009D08DA">
        <w:rPr>
          <w:rFonts w:ascii="Arial" w:hAnsi="Arial"/>
          <w:b/>
          <w:sz w:val="22"/>
          <w:szCs w:val="22"/>
        </w:rPr>
        <w:t>11.6.</w:t>
      </w:r>
      <w:r w:rsidRPr="009D08DA">
        <w:rPr>
          <w:rFonts w:ascii="Arial" w:hAnsi="Arial"/>
          <w:sz w:val="22"/>
          <w:szCs w:val="22"/>
        </w:rPr>
        <w:t xml:space="preserve"> Comunicar à Contratante, no prazo máximo de 24 (vinte e quatro) horas que antecede a data da entrega, os motivos que impossibilitem o cumprimento do prazo previsto, com a devida comprovação;</w:t>
      </w:r>
    </w:p>
    <w:p w14:paraId="4E8A0F1D" w14:textId="77777777" w:rsidR="000D6086" w:rsidRPr="009D08DA" w:rsidRDefault="000D6086" w:rsidP="009D08DA">
      <w:pPr>
        <w:widowControl w:val="0"/>
        <w:spacing w:line="276" w:lineRule="auto"/>
        <w:jc w:val="both"/>
        <w:rPr>
          <w:rFonts w:ascii="Arial" w:hAnsi="Arial"/>
          <w:sz w:val="10"/>
          <w:szCs w:val="10"/>
        </w:rPr>
      </w:pPr>
    </w:p>
    <w:p w14:paraId="2172B4BD" w14:textId="77777777" w:rsidR="000D6086" w:rsidRPr="009D08DA" w:rsidRDefault="000D6086" w:rsidP="009D08DA">
      <w:pPr>
        <w:spacing w:line="276" w:lineRule="auto"/>
        <w:jc w:val="both"/>
        <w:rPr>
          <w:rFonts w:ascii="Arial" w:hAnsi="Arial"/>
          <w:sz w:val="22"/>
          <w:szCs w:val="22"/>
        </w:rPr>
      </w:pPr>
      <w:r w:rsidRPr="009D08DA">
        <w:rPr>
          <w:rFonts w:ascii="Arial" w:hAnsi="Arial"/>
          <w:b/>
          <w:bCs/>
          <w:sz w:val="22"/>
          <w:szCs w:val="22"/>
        </w:rPr>
        <w:t>11.7.</w:t>
      </w:r>
      <w:r w:rsidRPr="009D08DA">
        <w:rPr>
          <w:rFonts w:ascii="Arial" w:hAnsi="Arial"/>
          <w:sz w:val="22"/>
          <w:szCs w:val="22"/>
        </w:rPr>
        <w:t xml:space="preserve"> Comunicar à Contratante, no prazo máximo de 24 (vinte e quatro) horas, contadas do momento da identificação da ocorrência, os motivos que impossibilitem o cumprimento dos prazos e condições estabelecidos para a prestação dos serviços bancários, especialmente quanto ao processamento, liquidação ou repasse dos valores arrecadados, apresentando a devida justificativa e comprovação.</w:t>
      </w:r>
    </w:p>
    <w:p w14:paraId="488C6B09" w14:textId="77777777" w:rsidR="000D6086" w:rsidRPr="009D08DA" w:rsidRDefault="000D6086" w:rsidP="009D08DA">
      <w:pPr>
        <w:spacing w:line="276" w:lineRule="auto"/>
        <w:jc w:val="both"/>
        <w:rPr>
          <w:rFonts w:ascii="Arial" w:hAnsi="Arial"/>
          <w:sz w:val="10"/>
          <w:szCs w:val="10"/>
        </w:rPr>
      </w:pPr>
    </w:p>
    <w:p w14:paraId="4DF310D6"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11.8.</w:t>
      </w:r>
      <w:r w:rsidRPr="009D08DA">
        <w:rPr>
          <w:rFonts w:ascii="Arial" w:hAnsi="Arial"/>
          <w:sz w:val="22"/>
          <w:szCs w:val="22"/>
        </w:rPr>
        <w:t xml:space="preserve"> Manter, durante toda a execução do contrato, em compatibilidade com as obrigações assumidas, todas as condições de habilitação e qualificação exigidas na contratação;</w:t>
      </w:r>
    </w:p>
    <w:p w14:paraId="00D9B00C" w14:textId="77777777" w:rsidR="000D6086" w:rsidRPr="009D08DA" w:rsidRDefault="000D6086" w:rsidP="009D08DA">
      <w:pPr>
        <w:spacing w:line="276" w:lineRule="auto"/>
        <w:jc w:val="both"/>
        <w:rPr>
          <w:rFonts w:ascii="Arial" w:hAnsi="Arial"/>
          <w:sz w:val="10"/>
          <w:szCs w:val="10"/>
        </w:rPr>
      </w:pPr>
    </w:p>
    <w:p w14:paraId="3A4368B8"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11.9.</w:t>
      </w:r>
      <w:r w:rsidRPr="009D08DA">
        <w:rPr>
          <w:rFonts w:ascii="Arial" w:hAnsi="Arial"/>
          <w:sz w:val="22"/>
          <w:szCs w:val="22"/>
        </w:rPr>
        <w:t xml:space="preserve"> Indicar preposto para representá-la durante a execução do contrato;</w:t>
      </w:r>
    </w:p>
    <w:p w14:paraId="471522B3" w14:textId="77777777" w:rsidR="000D6086" w:rsidRPr="009D08DA" w:rsidRDefault="000D6086" w:rsidP="009D08DA">
      <w:pPr>
        <w:spacing w:line="276" w:lineRule="auto"/>
        <w:jc w:val="both"/>
        <w:rPr>
          <w:rFonts w:ascii="Arial" w:hAnsi="Arial"/>
          <w:sz w:val="10"/>
          <w:szCs w:val="10"/>
        </w:rPr>
      </w:pPr>
    </w:p>
    <w:p w14:paraId="10E119C0"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t>11.10.</w:t>
      </w:r>
      <w:r w:rsidRPr="009D08DA">
        <w:rPr>
          <w:rFonts w:ascii="Arial" w:hAnsi="Arial"/>
          <w:sz w:val="22"/>
          <w:szCs w:val="22"/>
        </w:rPr>
        <w:t xml:space="preserve"> Prestar à Administração, sempre que necessário, esclarecimentos, fornecendo toda e qualquer orientação necessária.</w:t>
      </w:r>
    </w:p>
    <w:p w14:paraId="26A5A3BB"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3B8713A0"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rPr>
        <w:t>Presta</w:t>
      </w:r>
      <w:r>
        <w:rPr>
          <w:rFonts w:ascii="Arial" w:hAnsi="Arial"/>
          <w:sz w:val="22"/>
        </w:rPr>
        <w:t>r</w:t>
      </w:r>
      <w:r w:rsidRPr="009D08DA">
        <w:rPr>
          <w:rFonts w:ascii="Arial" w:hAnsi="Arial"/>
          <w:sz w:val="22"/>
        </w:rPr>
        <w:t xml:space="preserve"> serviços de </w:t>
      </w:r>
      <w:r w:rsidRPr="009D08DA">
        <w:rPr>
          <w:rFonts w:ascii="Arial" w:hAnsi="Arial"/>
          <w:sz w:val="22"/>
          <w:szCs w:val="22"/>
        </w:rPr>
        <w:t>suporte e desenvolvimento de conectores para a integração da solução baseada em SaaS (Software as a Service) ao ERP e sistemas legados Secretaria Municipal da Fazenda – SEFAZ do município.</w:t>
      </w:r>
    </w:p>
    <w:p w14:paraId="4808C108"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12E23CEE"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szCs w:val="22"/>
        </w:rPr>
        <w:t>Presta</w:t>
      </w:r>
      <w:r>
        <w:rPr>
          <w:rFonts w:ascii="Arial" w:hAnsi="Arial"/>
          <w:sz w:val="22"/>
          <w:szCs w:val="22"/>
        </w:rPr>
        <w:t>r</w:t>
      </w:r>
      <w:r w:rsidRPr="009D08DA">
        <w:rPr>
          <w:rFonts w:ascii="Arial" w:hAnsi="Arial"/>
          <w:sz w:val="22"/>
          <w:szCs w:val="22"/>
        </w:rPr>
        <w:t xml:space="preserve"> serviços contínuos de manutenção e suporte técnico, sendo responsável por assegurar o funcionamento adequado e eficiente do software.</w:t>
      </w:r>
    </w:p>
    <w:p w14:paraId="0C4834F4"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49243AD9"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szCs w:val="22"/>
        </w:rPr>
        <w:t>Presta</w:t>
      </w:r>
      <w:r>
        <w:rPr>
          <w:rFonts w:ascii="Arial" w:hAnsi="Arial"/>
          <w:sz w:val="22"/>
          <w:szCs w:val="22"/>
        </w:rPr>
        <w:t>r</w:t>
      </w:r>
      <w:r w:rsidRPr="009D08DA">
        <w:rPr>
          <w:rFonts w:ascii="Arial" w:hAnsi="Arial"/>
          <w:sz w:val="22"/>
          <w:szCs w:val="22"/>
        </w:rPr>
        <w:t xml:space="preserve"> de serviços de treinamento e capacitação, se responsabilizando por prover treinamento adequado aos funcionários da Secretaria da Fazenda, de forma a garantir que todos os usuários estejam plenamente aptos a utilizar todas as funcionalidades do software.</w:t>
      </w:r>
    </w:p>
    <w:p w14:paraId="0DF2783E" w14:textId="77777777" w:rsidR="009D08DA" w:rsidRPr="00C61F0B" w:rsidRDefault="009D08DA" w:rsidP="009D08DA">
      <w:pPr>
        <w:pStyle w:val="PargrafodaLista"/>
        <w:tabs>
          <w:tab w:val="left" w:pos="284"/>
        </w:tabs>
        <w:spacing w:line="276" w:lineRule="auto"/>
        <w:ind w:left="0"/>
        <w:jc w:val="both"/>
        <w:rPr>
          <w:rFonts w:ascii="Arial" w:hAnsi="Arial"/>
          <w:sz w:val="10"/>
          <w:szCs w:val="10"/>
        </w:rPr>
      </w:pPr>
    </w:p>
    <w:p w14:paraId="29FB9B19"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szCs w:val="22"/>
        </w:rPr>
        <w:t>Presta</w:t>
      </w:r>
      <w:r>
        <w:rPr>
          <w:rFonts w:ascii="Arial" w:hAnsi="Arial"/>
          <w:sz w:val="22"/>
          <w:szCs w:val="22"/>
        </w:rPr>
        <w:t>r</w:t>
      </w:r>
      <w:r w:rsidRPr="009D08DA">
        <w:rPr>
          <w:rFonts w:ascii="Arial" w:hAnsi="Arial"/>
          <w:sz w:val="22"/>
          <w:szCs w:val="22"/>
        </w:rPr>
        <w:t xml:space="preserve"> de serviços contínuo de atualização tecnológica e hospedagem do sistema, assegurando que o software permaneça permanentemente atualizado com as últimas inovações tecnológicas e esteja sempre disponível para acesso.</w:t>
      </w:r>
    </w:p>
    <w:p w14:paraId="3479C6E1" w14:textId="77777777" w:rsidR="009D08DA" w:rsidRPr="009D08DA" w:rsidRDefault="00C61F0B" w:rsidP="009D08DA">
      <w:pPr>
        <w:pStyle w:val="PargrafodaLista"/>
        <w:numPr>
          <w:ilvl w:val="1"/>
          <w:numId w:val="12"/>
        </w:numPr>
        <w:tabs>
          <w:tab w:val="left" w:pos="284"/>
        </w:tabs>
        <w:spacing w:line="276" w:lineRule="auto"/>
        <w:ind w:left="0" w:firstLine="0"/>
        <w:jc w:val="both"/>
        <w:rPr>
          <w:rFonts w:ascii="Arial" w:hAnsi="Arial"/>
          <w:sz w:val="22"/>
          <w:szCs w:val="22"/>
        </w:rPr>
      </w:pPr>
      <w:r>
        <w:rPr>
          <w:rFonts w:ascii="Arial" w:hAnsi="Arial"/>
          <w:sz w:val="22"/>
          <w:szCs w:val="22"/>
        </w:rPr>
        <w:t>Apresentar</w:t>
      </w:r>
      <w:r w:rsidR="009D08DA" w:rsidRPr="009D08DA">
        <w:rPr>
          <w:rFonts w:ascii="Arial" w:hAnsi="Arial"/>
          <w:sz w:val="22"/>
          <w:szCs w:val="22"/>
        </w:rPr>
        <w:t xml:space="preserve"> toda documentação de integração, assim como prestar todo o suporte a terceiros, com a finalidade de integração do sistema com o ERP e outros sistemas legados. </w:t>
      </w:r>
    </w:p>
    <w:p w14:paraId="3ECF7370"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378C7764"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szCs w:val="22"/>
        </w:rPr>
        <w:t xml:space="preserve">Fornecer </w:t>
      </w:r>
      <w:r w:rsidRPr="00C61F0B">
        <w:rPr>
          <w:rFonts w:ascii="Arial" w:hAnsi="Arial"/>
          <w:i/>
          <w:iCs/>
          <w:sz w:val="22"/>
          <w:szCs w:val="22"/>
        </w:rPr>
        <w:t>layouts</w:t>
      </w:r>
      <w:r w:rsidRPr="009D08DA">
        <w:rPr>
          <w:rFonts w:ascii="Arial" w:hAnsi="Arial"/>
          <w:sz w:val="22"/>
          <w:szCs w:val="22"/>
        </w:rPr>
        <w:t xml:space="preserve"> e todas as informações técnicas necessárias para a plena integração.</w:t>
      </w:r>
    </w:p>
    <w:p w14:paraId="22CCF9CB"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2C9798A5" w14:textId="77777777" w:rsidR="009D08DA" w:rsidRP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proofErr w:type="spellStart"/>
      <w:r w:rsidRPr="009D08DA">
        <w:rPr>
          <w:rFonts w:ascii="Arial" w:hAnsi="Arial"/>
          <w:sz w:val="22"/>
          <w:szCs w:val="22"/>
        </w:rPr>
        <w:lastRenderedPageBreak/>
        <w:t>Fornecer</w:t>
      </w:r>
      <w:proofErr w:type="spellEnd"/>
      <w:r w:rsidRPr="009D08DA">
        <w:rPr>
          <w:rFonts w:ascii="Arial" w:hAnsi="Arial"/>
          <w:sz w:val="22"/>
          <w:szCs w:val="22"/>
        </w:rPr>
        <w:t xml:space="preserve"> suporte técnico, através de canal de atendimento direto, via telefone, ou e-mail, com funcionários dedicados responsáveis pelo suporte.</w:t>
      </w:r>
    </w:p>
    <w:p w14:paraId="4EC7B8C0" w14:textId="77777777" w:rsidR="009D08DA" w:rsidRPr="009D08DA" w:rsidRDefault="009D08DA" w:rsidP="009D08DA">
      <w:pPr>
        <w:pStyle w:val="PargrafodaLista"/>
        <w:tabs>
          <w:tab w:val="left" w:pos="284"/>
        </w:tabs>
        <w:spacing w:line="276" w:lineRule="auto"/>
        <w:ind w:left="0"/>
        <w:jc w:val="both"/>
        <w:rPr>
          <w:rFonts w:ascii="Arial" w:hAnsi="Arial"/>
          <w:sz w:val="10"/>
          <w:szCs w:val="10"/>
        </w:rPr>
      </w:pPr>
    </w:p>
    <w:p w14:paraId="5F076A2D" w14:textId="77777777" w:rsidR="009D08DA" w:rsidRDefault="009D08DA" w:rsidP="009D08DA">
      <w:pPr>
        <w:pStyle w:val="PargrafodaLista"/>
        <w:numPr>
          <w:ilvl w:val="1"/>
          <w:numId w:val="12"/>
        </w:numPr>
        <w:tabs>
          <w:tab w:val="left" w:pos="284"/>
        </w:tabs>
        <w:spacing w:line="276" w:lineRule="auto"/>
        <w:ind w:left="0" w:firstLine="0"/>
        <w:jc w:val="both"/>
        <w:rPr>
          <w:rFonts w:ascii="Arial" w:hAnsi="Arial"/>
          <w:sz w:val="22"/>
          <w:szCs w:val="22"/>
        </w:rPr>
      </w:pPr>
      <w:r w:rsidRPr="009D08DA">
        <w:rPr>
          <w:rFonts w:ascii="Arial" w:hAnsi="Arial"/>
          <w:sz w:val="22"/>
          <w:szCs w:val="22"/>
        </w:rPr>
        <w:t>Fornecer respostas a questionamentos através do canal de atendimento sem exceder SLA de 24 horas úteis, com horário de funcionamento do suporte técnico nos seguintes horários: 8h às 12h e 14h às 18h de dias úteis</w:t>
      </w:r>
      <w:r w:rsidR="00C61F0B">
        <w:rPr>
          <w:rFonts w:ascii="Arial" w:hAnsi="Arial"/>
          <w:sz w:val="22"/>
          <w:szCs w:val="22"/>
        </w:rPr>
        <w:t>;</w:t>
      </w:r>
    </w:p>
    <w:p w14:paraId="3A8124AD" w14:textId="77777777" w:rsidR="00C61F0B" w:rsidRPr="00C61F0B" w:rsidRDefault="00C61F0B" w:rsidP="00C61F0B">
      <w:pPr>
        <w:pStyle w:val="PargrafodaLista"/>
        <w:rPr>
          <w:rFonts w:ascii="Arial" w:hAnsi="Arial"/>
          <w:sz w:val="10"/>
          <w:szCs w:val="10"/>
        </w:rPr>
      </w:pPr>
    </w:p>
    <w:p w14:paraId="0768E302" w14:textId="77777777" w:rsidR="00C61F0B" w:rsidRPr="00C61F0B" w:rsidRDefault="00C61F0B" w:rsidP="00C61F0B">
      <w:pPr>
        <w:pStyle w:val="PargrafodaLista"/>
        <w:numPr>
          <w:ilvl w:val="1"/>
          <w:numId w:val="12"/>
        </w:numPr>
        <w:tabs>
          <w:tab w:val="left" w:pos="284"/>
        </w:tabs>
        <w:spacing w:line="276" w:lineRule="auto"/>
        <w:ind w:left="0" w:firstLine="0"/>
        <w:jc w:val="both"/>
        <w:rPr>
          <w:rFonts w:ascii="Arial" w:hAnsi="Arial"/>
          <w:sz w:val="22"/>
          <w:szCs w:val="22"/>
        </w:rPr>
      </w:pPr>
      <w:r w:rsidRPr="00C61F0B">
        <w:rPr>
          <w:rFonts w:ascii="Arial" w:hAnsi="Arial"/>
          <w:sz w:val="22"/>
          <w:szCs w:val="22"/>
        </w:rPr>
        <w:t>Apresentar a higienização de dados dos clientes, referentes a atualização, validação, correção e padronização das informações cadastrais dos contribuintes da Secretaria Municipal da Fazenda de Salvador.</w:t>
      </w:r>
    </w:p>
    <w:p w14:paraId="5DD97541" w14:textId="77777777" w:rsidR="009D08DA" w:rsidRPr="009D08DA" w:rsidRDefault="009D08DA" w:rsidP="009D08DA">
      <w:pPr>
        <w:spacing w:line="276" w:lineRule="auto"/>
        <w:jc w:val="both"/>
        <w:rPr>
          <w:rFonts w:ascii="Arial" w:hAnsi="Arial"/>
          <w:b/>
          <w:sz w:val="10"/>
          <w:szCs w:val="10"/>
        </w:rPr>
      </w:pPr>
    </w:p>
    <w:p w14:paraId="7A741AEC" w14:textId="77777777" w:rsidR="000D6086" w:rsidRPr="009D08DA" w:rsidRDefault="000D6086" w:rsidP="009D08DA">
      <w:pPr>
        <w:spacing w:line="276" w:lineRule="auto"/>
        <w:jc w:val="both"/>
        <w:rPr>
          <w:rFonts w:ascii="Arial" w:hAnsi="Arial"/>
          <w:sz w:val="22"/>
          <w:szCs w:val="22"/>
        </w:rPr>
      </w:pPr>
      <w:r w:rsidRPr="00E62112">
        <w:rPr>
          <w:rFonts w:ascii="Arial" w:hAnsi="Arial"/>
          <w:b/>
          <w:sz w:val="22"/>
          <w:szCs w:val="22"/>
        </w:rPr>
        <w:t>12. DA ALTERAÇÃO SUBJETIVA</w:t>
      </w:r>
      <w:r w:rsidRPr="00E62112">
        <w:rPr>
          <w:rFonts w:ascii="Arial" w:hAnsi="Arial"/>
          <w:sz w:val="22"/>
          <w:szCs w:val="22"/>
        </w:rPr>
        <w:t xml:space="preserve"> </w:t>
      </w:r>
    </w:p>
    <w:p w14:paraId="5339C78B" w14:textId="77777777" w:rsidR="000D6086" w:rsidRPr="00E62112" w:rsidRDefault="000D6086" w:rsidP="009D08DA">
      <w:pPr>
        <w:spacing w:line="276" w:lineRule="auto"/>
        <w:jc w:val="both"/>
        <w:rPr>
          <w:rFonts w:ascii="Arial" w:hAnsi="Arial"/>
          <w:sz w:val="10"/>
          <w:szCs w:val="10"/>
        </w:rPr>
      </w:pPr>
    </w:p>
    <w:p w14:paraId="6AA90A6B"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12.1</w:t>
      </w:r>
      <w:r w:rsidRPr="009D08DA">
        <w:rPr>
          <w:rFonts w:ascii="Arial" w:hAnsi="Arial"/>
          <w:sz w:val="22"/>
          <w:szCs w:val="22"/>
        </w:rPr>
        <w:t xml:space="preserve"> É admissível a fusão, cisão ou incorporação da contratada com/em outra pessoa jurídica, desde que:</w:t>
      </w:r>
    </w:p>
    <w:p w14:paraId="72018C6D" w14:textId="77777777" w:rsidR="000D6086" w:rsidRPr="00E62112" w:rsidRDefault="000D6086" w:rsidP="009D08DA">
      <w:pPr>
        <w:spacing w:line="276" w:lineRule="auto"/>
        <w:jc w:val="both"/>
        <w:rPr>
          <w:rFonts w:ascii="Arial" w:hAnsi="Arial"/>
          <w:sz w:val="10"/>
          <w:szCs w:val="10"/>
        </w:rPr>
      </w:pPr>
    </w:p>
    <w:p w14:paraId="40751E78"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a) sejam observados pela nova pessoa jurídica todos os requisitos de habilitação exigidos na licitação original;</w:t>
      </w:r>
    </w:p>
    <w:p w14:paraId="681EB895" w14:textId="77777777" w:rsidR="000D6086" w:rsidRPr="00E62112" w:rsidRDefault="000D6086" w:rsidP="009D08DA">
      <w:pPr>
        <w:spacing w:line="276" w:lineRule="auto"/>
        <w:ind w:left="567"/>
        <w:jc w:val="both"/>
        <w:rPr>
          <w:rFonts w:ascii="Arial" w:hAnsi="Arial"/>
          <w:sz w:val="10"/>
          <w:szCs w:val="10"/>
        </w:rPr>
      </w:pPr>
    </w:p>
    <w:p w14:paraId="7D9C27E8"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 xml:space="preserve">b) sejam mantidas as demais cláusulas e condições do contrato; </w:t>
      </w:r>
    </w:p>
    <w:p w14:paraId="6AB3F22E" w14:textId="77777777" w:rsidR="000D6086" w:rsidRPr="00E62112" w:rsidRDefault="000D6086" w:rsidP="009D08DA">
      <w:pPr>
        <w:spacing w:line="276" w:lineRule="auto"/>
        <w:ind w:left="567"/>
        <w:jc w:val="both"/>
        <w:rPr>
          <w:rFonts w:ascii="Arial" w:hAnsi="Arial"/>
          <w:sz w:val="10"/>
          <w:szCs w:val="10"/>
        </w:rPr>
      </w:pPr>
    </w:p>
    <w:p w14:paraId="145EB524" w14:textId="77777777" w:rsidR="000D6086" w:rsidRPr="009D08DA" w:rsidRDefault="000D6086" w:rsidP="009D08DA">
      <w:pPr>
        <w:spacing w:line="276" w:lineRule="auto"/>
        <w:ind w:left="567"/>
        <w:jc w:val="both"/>
        <w:rPr>
          <w:rFonts w:ascii="Arial" w:hAnsi="Arial"/>
          <w:sz w:val="22"/>
          <w:szCs w:val="22"/>
        </w:rPr>
      </w:pPr>
      <w:r w:rsidRPr="009D08DA">
        <w:rPr>
          <w:rFonts w:ascii="Arial" w:hAnsi="Arial"/>
          <w:sz w:val="22"/>
          <w:szCs w:val="22"/>
        </w:rPr>
        <w:t>c) não haja prejuízo à execução do objeto pactuado e haja a anuência expressa da Administração à continuidade do contrato.</w:t>
      </w:r>
    </w:p>
    <w:p w14:paraId="1057E52C" w14:textId="77777777" w:rsidR="000D6086" w:rsidRPr="00E62112" w:rsidRDefault="000D6086" w:rsidP="009D08DA">
      <w:pPr>
        <w:spacing w:line="276" w:lineRule="auto"/>
        <w:jc w:val="both"/>
        <w:rPr>
          <w:rFonts w:ascii="Arial" w:hAnsi="Arial"/>
          <w:sz w:val="10"/>
          <w:szCs w:val="10"/>
        </w:rPr>
      </w:pPr>
    </w:p>
    <w:p w14:paraId="16FF7A37"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13. DO CONTROLE E FISCALIZAÇÃO DA EXECUÇÃO</w:t>
      </w:r>
      <w:r w:rsidRPr="009D08DA">
        <w:rPr>
          <w:rFonts w:ascii="Arial" w:hAnsi="Arial"/>
          <w:sz w:val="22"/>
          <w:szCs w:val="22"/>
        </w:rPr>
        <w:t xml:space="preserve"> </w:t>
      </w:r>
      <w:r w:rsidRPr="009D08DA">
        <w:rPr>
          <w:rFonts w:ascii="Arial" w:hAnsi="Arial"/>
          <w:b/>
          <w:color w:val="FFFFFF"/>
          <w:sz w:val="22"/>
          <w:szCs w:val="22"/>
        </w:rPr>
        <w:footnoteReference w:id="2"/>
      </w:r>
    </w:p>
    <w:p w14:paraId="6200506B" w14:textId="77777777" w:rsidR="000D6086" w:rsidRPr="00E62112" w:rsidRDefault="000D6086" w:rsidP="009D08DA">
      <w:pPr>
        <w:spacing w:line="276" w:lineRule="auto"/>
        <w:jc w:val="both"/>
        <w:rPr>
          <w:rFonts w:ascii="Arial" w:hAnsi="Arial"/>
          <w:sz w:val="10"/>
          <w:szCs w:val="10"/>
        </w:rPr>
      </w:pPr>
    </w:p>
    <w:p w14:paraId="4119FACD"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13.1</w:t>
      </w:r>
      <w:r w:rsidRPr="009D08DA">
        <w:rPr>
          <w:rFonts w:ascii="Arial" w:hAnsi="Arial"/>
          <w:sz w:val="22"/>
          <w:szCs w:val="22"/>
        </w:rPr>
        <w:t xml:space="preserve"> Será designado representante para acompanhar e fiscalizar a entrega dos bens, anotando em registro próprio todas as ocorrências relacionadas com a execução e determinando o que for necessário à regularização de falhas ou defeitos observados.</w:t>
      </w:r>
    </w:p>
    <w:p w14:paraId="1CB773D3" w14:textId="77777777" w:rsidR="000D6086" w:rsidRPr="00E62112" w:rsidRDefault="000D6086" w:rsidP="009D08DA">
      <w:pPr>
        <w:spacing w:line="276" w:lineRule="auto"/>
        <w:jc w:val="both"/>
        <w:rPr>
          <w:rFonts w:ascii="Arial" w:hAnsi="Arial"/>
          <w:sz w:val="10"/>
          <w:szCs w:val="10"/>
        </w:rPr>
      </w:pPr>
    </w:p>
    <w:p w14:paraId="44E327F7" w14:textId="77777777" w:rsidR="000D6086" w:rsidRDefault="000D6086" w:rsidP="009D08DA">
      <w:pPr>
        <w:spacing w:line="276" w:lineRule="auto"/>
        <w:jc w:val="both"/>
        <w:rPr>
          <w:rFonts w:ascii="Arial" w:hAnsi="Arial"/>
          <w:sz w:val="22"/>
          <w:szCs w:val="22"/>
        </w:rPr>
      </w:pPr>
      <w:r w:rsidRPr="009D08DA">
        <w:rPr>
          <w:rFonts w:ascii="Arial" w:hAnsi="Arial"/>
          <w:b/>
          <w:sz w:val="22"/>
          <w:szCs w:val="22"/>
        </w:rPr>
        <w:t>13.2</w:t>
      </w:r>
      <w:r w:rsidRPr="009D08DA">
        <w:rPr>
          <w:rFonts w:ascii="Arial" w:hAnsi="Arial"/>
          <w:sz w:val="22"/>
          <w:szCs w:val="22"/>
        </w:rPr>
        <w:t xml:space="preserve"> 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120 da Lei nº 14.133/2021. </w:t>
      </w:r>
    </w:p>
    <w:p w14:paraId="5980FF0D" w14:textId="77777777" w:rsidR="00E62112" w:rsidRPr="00E62112" w:rsidRDefault="00E62112" w:rsidP="009D08DA">
      <w:pPr>
        <w:spacing w:line="276" w:lineRule="auto"/>
        <w:jc w:val="both"/>
        <w:rPr>
          <w:rFonts w:ascii="Arial" w:hAnsi="Arial"/>
          <w:sz w:val="10"/>
          <w:szCs w:val="10"/>
        </w:rPr>
      </w:pPr>
    </w:p>
    <w:p w14:paraId="44C58B23"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13.3</w:t>
      </w:r>
      <w:r w:rsidRPr="009D08DA">
        <w:rPr>
          <w:rFonts w:ascii="Arial" w:hAnsi="Arial"/>
          <w:sz w:val="22"/>
          <w:szCs w:val="22"/>
        </w:rPr>
        <w:t xml:space="preserve"> O representante da Administração anotará em registro próprio todas as ocorrências relacionadas com a execução do contrato, indicando dia, mês e ano, bem como o nome dos funcionários eventualmente envolvidos, determinando o que for necessário à regularização das falhas ou defeitos observados e encaminhando os apontamentos à autoridade competente para as providências cabíveis.</w:t>
      </w:r>
    </w:p>
    <w:p w14:paraId="69778964" w14:textId="77777777" w:rsidR="000D6086" w:rsidRPr="00E62112" w:rsidRDefault="000D6086" w:rsidP="009D08DA">
      <w:pPr>
        <w:spacing w:line="276" w:lineRule="auto"/>
        <w:jc w:val="both"/>
        <w:rPr>
          <w:rFonts w:ascii="Arial" w:hAnsi="Arial"/>
          <w:sz w:val="10"/>
          <w:szCs w:val="10"/>
          <w:highlight w:val="yellow"/>
        </w:rPr>
      </w:pPr>
    </w:p>
    <w:p w14:paraId="29DEACB4" w14:textId="77777777" w:rsidR="00E62112" w:rsidRDefault="000D6086" w:rsidP="009D08DA">
      <w:pPr>
        <w:spacing w:line="276" w:lineRule="auto"/>
        <w:jc w:val="both"/>
        <w:rPr>
          <w:rFonts w:ascii="Arial" w:hAnsi="Arial"/>
          <w:b/>
          <w:sz w:val="22"/>
          <w:szCs w:val="22"/>
        </w:rPr>
      </w:pPr>
      <w:r w:rsidRPr="009D08DA">
        <w:rPr>
          <w:rFonts w:ascii="Arial" w:hAnsi="Arial"/>
          <w:b/>
          <w:sz w:val="22"/>
          <w:szCs w:val="22"/>
        </w:rPr>
        <w:t xml:space="preserve">14. DO REAJUSTE </w:t>
      </w:r>
    </w:p>
    <w:p w14:paraId="5E943407" w14:textId="77777777" w:rsidR="00E62112" w:rsidRPr="00E62112" w:rsidRDefault="00E62112" w:rsidP="009D08DA">
      <w:pPr>
        <w:spacing w:line="276" w:lineRule="auto"/>
        <w:jc w:val="both"/>
        <w:rPr>
          <w:rFonts w:ascii="Arial" w:hAnsi="Arial"/>
          <w:b/>
          <w:sz w:val="10"/>
          <w:szCs w:val="10"/>
        </w:rPr>
      </w:pPr>
    </w:p>
    <w:p w14:paraId="769CEB0C" w14:textId="77777777" w:rsidR="00E62112" w:rsidRPr="00E62112" w:rsidRDefault="00E62112" w:rsidP="00E62112">
      <w:pPr>
        <w:spacing w:line="276" w:lineRule="auto"/>
        <w:jc w:val="both"/>
        <w:rPr>
          <w:rFonts w:ascii="Arial" w:hAnsi="Arial"/>
          <w:sz w:val="22"/>
        </w:rPr>
      </w:pPr>
      <w:r>
        <w:rPr>
          <w:rFonts w:ascii="Arial" w:hAnsi="Arial"/>
          <w:b/>
          <w:sz w:val="22"/>
          <w:szCs w:val="22"/>
        </w:rPr>
        <w:t xml:space="preserve">14.1 </w:t>
      </w:r>
      <w:r w:rsidRPr="00E62112">
        <w:rPr>
          <w:rFonts w:ascii="Arial" w:hAnsi="Arial"/>
          <w:sz w:val="22"/>
        </w:rPr>
        <w:t>Os preços são fixos e irreajustáveis durante os primeiros 12 (doze) meses da contratação</w:t>
      </w:r>
      <w:r>
        <w:rPr>
          <w:rFonts w:ascii="Arial" w:hAnsi="Arial"/>
          <w:sz w:val="22"/>
        </w:rPr>
        <w:t>, a</w:t>
      </w:r>
      <w:r w:rsidRPr="00E62112">
        <w:rPr>
          <w:rFonts w:ascii="Arial" w:hAnsi="Arial"/>
          <w:sz w:val="22"/>
        </w:rPr>
        <w:t>pós esse período, os valores serão reajustados anualmente, pelo índice IPCA/IBGE, conforme art. 92</w:t>
      </w:r>
      <w:r>
        <w:rPr>
          <w:rFonts w:ascii="Arial" w:hAnsi="Arial"/>
          <w:sz w:val="22"/>
        </w:rPr>
        <w:t>, V,</w:t>
      </w:r>
      <w:r w:rsidRPr="00E62112">
        <w:rPr>
          <w:rFonts w:ascii="Arial" w:hAnsi="Arial"/>
          <w:sz w:val="22"/>
        </w:rPr>
        <w:t xml:space="preserve"> da Lei nº 14.133/2021.</w:t>
      </w:r>
    </w:p>
    <w:p w14:paraId="7CF22AE2" w14:textId="77777777" w:rsidR="00E62112" w:rsidRPr="00E62112" w:rsidRDefault="00E62112" w:rsidP="00E62112">
      <w:pPr>
        <w:pStyle w:val="PargrafodaLista"/>
        <w:tabs>
          <w:tab w:val="left" w:pos="851"/>
          <w:tab w:val="left" w:pos="993"/>
        </w:tabs>
        <w:ind w:left="851"/>
        <w:jc w:val="both"/>
        <w:rPr>
          <w:rFonts w:ascii="Arial" w:hAnsi="Arial"/>
          <w:sz w:val="10"/>
          <w:szCs w:val="10"/>
        </w:rPr>
      </w:pPr>
    </w:p>
    <w:p w14:paraId="7164264C" w14:textId="77777777" w:rsidR="000D6086" w:rsidRDefault="000D6086" w:rsidP="009D08DA">
      <w:pPr>
        <w:spacing w:line="276" w:lineRule="auto"/>
        <w:jc w:val="both"/>
        <w:rPr>
          <w:rFonts w:ascii="Arial" w:hAnsi="Arial"/>
          <w:color w:val="000000"/>
          <w:sz w:val="22"/>
          <w:szCs w:val="22"/>
        </w:rPr>
      </w:pPr>
      <w:r w:rsidRPr="00E62112">
        <w:rPr>
          <w:rFonts w:ascii="Arial" w:hAnsi="Arial"/>
          <w:b/>
          <w:bCs/>
          <w:color w:val="000000"/>
          <w:sz w:val="22"/>
          <w:szCs w:val="22"/>
        </w:rPr>
        <w:t>14.2</w:t>
      </w:r>
      <w:r w:rsidRPr="009D08DA">
        <w:rPr>
          <w:rFonts w:ascii="Arial" w:hAnsi="Arial"/>
          <w:color w:val="000000"/>
          <w:sz w:val="22"/>
          <w:szCs w:val="22"/>
        </w:rPr>
        <w:t xml:space="preserve"> Nos reajustes subsequentes ao primeiro, o interregno mínimo de um ano será contado a partir dos efeitos financeiros do último reajuste.</w:t>
      </w:r>
    </w:p>
    <w:p w14:paraId="2A1E17BD" w14:textId="77777777" w:rsidR="00E62112" w:rsidRPr="00E62112" w:rsidRDefault="00E62112" w:rsidP="009D08DA">
      <w:pPr>
        <w:spacing w:line="276" w:lineRule="auto"/>
        <w:jc w:val="both"/>
        <w:rPr>
          <w:rFonts w:ascii="Arial" w:hAnsi="Arial"/>
          <w:color w:val="000000"/>
          <w:sz w:val="10"/>
          <w:szCs w:val="10"/>
        </w:rPr>
      </w:pPr>
    </w:p>
    <w:p w14:paraId="5F817750" w14:textId="77777777" w:rsidR="000D6086" w:rsidRDefault="000D6086" w:rsidP="009D08DA">
      <w:pPr>
        <w:spacing w:line="276" w:lineRule="auto"/>
        <w:jc w:val="both"/>
        <w:rPr>
          <w:rFonts w:ascii="Arial" w:hAnsi="Arial"/>
          <w:sz w:val="22"/>
          <w:szCs w:val="22"/>
        </w:rPr>
      </w:pPr>
      <w:r w:rsidRPr="009D08DA">
        <w:rPr>
          <w:rFonts w:ascii="Arial" w:hAnsi="Arial"/>
          <w:sz w:val="22"/>
          <w:szCs w:val="22"/>
        </w:rPr>
        <w:t>14.2. Nos reajustes posteriores ao primeiro, o prazo mínimo de um ano para nova atualização contratual deve ser contado a partir da data em que o último reajuste passou a produzir efeitos financeiros, ou seja, desde o momento em que os novos valores começaram efetivamente a ser aplicados ao contrato.</w:t>
      </w:r>
    </w:p>
    <w:p w14:paraId="04CB271C" w14:textId="77777777" w:rsidR="009D08DA" w:rsidRPr="00E62112" w:rsidRDefault="009D08DA" w:rsidP="009D08DA">
      <w:pPr>
        <w:spacing w:line="276" w:lineRule="auto"/>
        <w:jc w:val="both"/>
        <w:rPr>
          <w:rFonts w:ascii="Arial" w:hAnsi="Arial"/>
          <w:sz w:val="10"/>
          <w:szCs w:val="10"/>
        </w:rPr>
      </w:pPr>
    </w:p>
    <w:p w14:paraId="00A817FF" w14:textId="77777777" w:rsidR="000D6086" w:rsidRPr="009D08DA" w:rsidRDefault="000D6086" w:rsidP="009D08DA">
      <w:pPr>
        <w:spacing w:line="276" w:lineRule="auto"/>
        <w:jc w:val="both"/>
        <w:rPr>
          <w:rFonts w:ascii="Arial" w:hAnsi="Arial"/>
          <w:b/>
          <w:sz w:val="22"/>
          <w:szCs w:val="22"/>
        </w:rPr>
      </w:pPr>
      <w:r w:rsidRPr="009D08DA">
        <w:rPr>
          <w:rFonts w:ascii="Arial" w:hAnsi="Arial"/>
          <w:b/>
          <w:sz w:val="22"/>
          <w:szCs w:val="22"/>
        </w:rPr>
        <w:t>15. DAS SANÇÕES ADMINISTRATIVAS</w:t>
      </w:r>
    </w:p>
    <w:p w14:paraId="4BAD354D" w14:textId="77777777" w:rsidR="000D6086" w:rsidRPr="00E62112" w:rsidRDefault="000D6086" w:rsidP="009D08DA">
      <w:pPr>
        <w:spacing w:line="276" w:lineRule="auto"/>
        <w:jc w:val="both"/>
        <w:rPr>
          <w:rFonts w:ascii="Arial" w:hAnsi="Arial"/>
          <w:sz w:val="10"/>
          <w:szCs w:val="10"/>
        </w:rPr>
      </w:pPr>
    </w:p>
    <w:p w14:paraId="4EE2B67F"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15.1 O fornecedor sujeitar-se-á, no caso de cometimento de infrações ou inadimplemento de suas obrigações, às penalidades previstas na Lei Municipal nº 6.148 de 28 de junho de 2002, no Decreto Municipal nº 15.984 de 21 de setembro de 2005, aplicando-se subsidiariamente, no que couberem, as disposições contidas na Lei nº 14.133, de 2021, sem prejuízo das demais cominações legais.</w:t>
      </w:r>
    </w:p>
    <w:p w14:paraId="6A7FFE2D" w14:textId="77777777" w:rsidR="000D6086" w:rsidRPr="00E62112" w:rsidRDefault="000D6086" w:rsidP="009D08DA">
      <w:pPr>
        <w:spacing w:line="276" w:lineRule="auto"/>
        <w:jc w:val="both"/>
        <w:rPr>
          <w:rFonts w:ascii="Arial" w:hAnsi="Arial"/>
          <w:color w:val="FF0000"/>
          <w:sz w:val="10"/>
          <w:szCs w:val="10"/>
          <w:highlight w:val="yellow"/>
        </w:rPr>
      </w:pPr>
    </w:p>
    <w:p w14:paraId="4B46EE98" w14:textId="77777777" w:rsidR="000D6086" w:rsidRPr="009D08DA" w:rsidRDefault="000D6086" w:rsidP="009D08DA">
      <w:pPr>
        <w:spacing w:line="276" w:lineRule="auto"/>
        <w:jc w:val="both"/>
        <w:rPr>
          <w:rFonts w:ascii="Arial" w:hAnsi="Arial"/>
          <w:sz w:val="22"/>
          <w:szCs w:val="22"/>
        </w:rPr>
      </w:pPr>
      <w:r w:rsidRPr="009D08DA">
        <w:rPr>
          <w:rFonts w:ascii="Arial" w:hAnsi="Arial"/>
          <w:b/>
          <w:sz w:val="22"/>
          <w:szCs w:val="22"/>
        </w:rPr>
        <w:t xml:space="preserve">16. DISPOSIÇÕES GERAIS </w:t>
      </w:r>
    </w:p>
    <w:p w14:paraId="7B3C2CC9" w14:textId="77777777" w:rsidR="000D6086" w:rsidRPr="00E62112" w:rsidRDefault="000D6086" w:rsidP="009D08DA">
      <w:pPr>
        <w:spacing w:line="276" w:lineRule="auto"/>
        <w:jc w:val="both"/>
        <w:rPr>
          <w:rFonts w:ascii="Arial" w:hAnsi="Arial"/>
          <w:sz w:val="10"/>
          <w:szCs w:val="10"/>
        </w:rPr>
      </w:pPr>
    </w:p>
    <w:p w14:paraId="4E8F069E" w14:textId="77777777" w:rsidR="000D6086" w:rsidRPr="009D08DA" w:rsidRDefault="000D6086" w:rsidP="009D08DA">
      <w:pPr>
        <w:spacing w:line="276" w:lineRule="auto"/>
        <w:jc w:val="both"/>
        <w:rPr>
          <w:rFonts w:ascii="Arial" w:hAnsi="Arial"/>
          <w:color w:val="000000"/>
          <w:sz w:val="22"/>
          <w:szCs w:val="22"/>
        </w:rPr>
      </w:pPr>
      <w:r w:rsidRPr="009D08DA">
        <w:rPr>
          <w:rFonts w:ascii="Arial" w:hAnsi="Arial"/>
          <w:color w:val="000000"/>
          <w:sz w:val="22"/>
          <w:szCs w:val="22"/>
        </w:rPr>
        <w:t>16.1 O presente Termo de Referência foi elaborado pela unidade demandante Setor de Previsão e Controle da Arrecadação – SECAR, da Secretaria Municipal da Fazenda de Salvador, através da cooperação técnica da sua equipe, estando em consonância com as disposições legais e normativas aplicáveis e com interesse e conveniência da Administração, afastando-se as características, cláusulas e condições que direcionem, comprometam, restrinjam ou frustre o caráter competitivo da contratação direta, passando, assim, a integrar o processo administrativo formalizado.</w:t>
      </w:r>
    </w:p>
    <w:p w14:paraId="5FFDAEF1" w14:textId="77777777" w:rsidR="000D6086" w:rsidRPr="009D08DA" w:rsidRDefault="000D6086" w:rsidP="009D08DA">
      <w:pPr>
        <w:spacing w:line="276" w:lineRule="auto"/>
        <w:jc w:val="both"/>
        <w:rPr>
          <w:rFonts w:ascii="Arial" w:hAnsi="Arial"/>
          <w:color w:val="000000"/>
          <w:sz w:val="22"/>
          <w:szCs w:val="22"/>
        </w:rPr>
      </w:pPr>
    </w:p>
    <w:p w14:paraId="222D41B3" w14:textId="77777777" w:rsidR="000D6086" w:rsidRPr="009D08DA" w:rsidRDefault="000D6086" w:rsidP="009D08DA">
      <w:pPr>
        <w:spacing w:line="276" w:lineRule="auto"/>
        <w:jc w:val="both"/>
        <w:rPr>
          <w:rFonts w:ascii="Arial" w:hAnsi="Arial"/>
          <w:color w:val="000000"/>
          <w:sz w:val="22"/>
          <w:szCs w:val="22"/>
        </w:rPr>
      </w:pPr>
      <w:r w:rsidRPr="009D08DA">
        <w:rPr>
          <w:rFonts w:ascii="Arial" w:hAnsi="Arial"/>
          <w:color w:val="000000"/>
          <w:sz w:val="22"/>
          <w:szCs w:val="22"/>
        </w:rPr>
        <w:t xml:space="preserve">Município de Salvador, </w:t>
      </w:r>
      <w:r w:rsidR="00E62112">
        <w:rPr>
          <w:rFonts w:ascii="Arial" w:hAnsi="Arial"/>
          <w:color w:val="000000"/>
          <w:sz w:val="22"/>
          <w:szCs w:val="22"/>
        </w:rPr>
        <w:t>14</w:t>
      </w:r>
      <w:r w:rsidRPr="009D08DA">
        <w:rPr>
          <w:rFonts w:ascii="Arial" w:hAnsi="Arial"/>
          <w:color w:val="000000"/>
          <w:sz w:val="22"/>
          <w:szCs w:val="22"/>
        </w:rPr>
        <w:t xml:space="preserve"> de maio de 2026 </w:t>
      </w:r>
    </w:p>
    <w:p w14:paraId="3D3E23F4" w14:textId="77777777" w:rsidR="000D6086" w:rsidRPr="009D08DA" w:rsidRDefault="000D6086" w:rsidP="009D08DA">
      <w:pPr>
        <w:spacing w:line="276" w:lineRule="auto"/>
        <w:jc w:val="both"/>
        <w:rPr>
          <w:rFonts w:ascii="Arial" w:hAnsi="Arial"/>
          <w:color w:val="000000"/>
          <w:sz w:val="22"/>
          <w:szCs w:val="22"/>
        </w:rPr>
      </w:pPr>
    </w:p>
    <w:p w14:paraId="13F61CC3" w14:textId="77777777" w:rsidR="000D6086" w:rsidRPr="009D08DA" w:rsidRDefault="000D6086" w:rsidP="009D08DA">
      <w:pPr>
        <w:spacing w:line="276" w:lineRule="auto"/>
        <w:jc w:val="both"/>
        <w:rPr>
          <w:rFonts w:ascii="Arial" w:hAnsi="Arial"/>
          <w:sz w:val="22"/>
          <w:szCs w:val="22"/>
        </w:rPr>
      </w:pPr>
    </w:p>
    <w:p w14:paraId="63BA2580"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_________________________________________________</w:t>
      </w:r>
    </w:p>
    <w:p w14:paraId="773D9655" w14:textId="77777777" w:rsidR="000D6086" w:rsidRPr="009D08DA" w:rsidRDefault="000D6086" w:rsidP="009D08DA">
      <w:pPr>
        <w:spacing w:line="276" w:lineRule="auto"/>
        <w:jc w:val="both"/>
        <w:rPr>
          <w:rFonts w:ascii="Arial" w:hAnsi="Arial"/>
          <w:sz w:val="22"/>
          <w:szCs w:val="22"/>
        </w:rPr>
      </w:pPr>
      <w:r w:rsidRPr="009D08DA">
        <w:rPr>
          <w:rFonts w:ascii="Arial" w:hAnsi="Arial"/>
          <w:sz w:val="22"/>
          <w:szCs w:val="22"/>
        </w:rPr>
        <w:t>Identificação e assinatura do servidor (ou equipe) responsável</w:t>
      </w:r>
    </w:p>
    <w:p w14:paraId="10BD3E3B" w14:textId="77777777" w:rsidR="002A614E" w:rsidRPr="009D08DA" w:rsidRDefault="002A614E" w:rsidP="009D08DA">
      <w:pPr>
        <w:spacing w:line="276" w:lineRule="auto"/>
        <w:rPr>
          <w:rFonts w:ascii="Arial" w:hAnsi="Arial"/>
        </w:rPr>
      </w:pPr>
    </w:p>
    <w:sectPr w:rsidR="002A614E" w:rsidRPr="009D08DA" w:rsidSect="009D08DA">
      <w:headerReference w:type="default" r:id="rId10"/>
      <w:footerReference w:type="default" r:id="rId11"/>
      <w:pgSz w:w="11907" w:h="16839" w:code="9"/>
      <w:pgMar w:top="1418" w:right="1134" w:bottom="1134" w:left="1701"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1881" w14:textId="77777777" w:rsidR="00146A5B" w:rsidRDefault="00146A5B" w:rsidP="000D6086">
      <w:r>
        <w:separator/>
      </w:r>
    </w:p>
  </w:endnote>
  <w:endnote w:type="continuationSeparator" w:id="0">
    <w:p w14:paraId="3ECB19F4" w14:textId="77777777" w:rsidR="00146A5B" w:rsidRDefault="00146A5B" w:rsidP="000D6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7A0D" w14:textId="77777777" w:rsidR="000D6086" w:rsidRDefault="000D6086" w:rsidP="006725A0">
    <w:pPr>
      <w:ind w:left="709"/>
      <w:jc w:val="center"/>
      <w:rPr>
        <w:rFonts w:ascii="Arial" w:eastAsia="Arial" w:hAnsi="Arial"/>
        <w:b/>
        <w:color w:val="002060"/>
        <w:sz w:val="16"/>
        <w:szCs w:val="16"/>
      </w:rPr>
    </w:pPr>
  </w:p>
  <w:p w14:paraId="4A8F295A" w14:textId="77777777" w:rsidR="000D6086" w:rsidRPr="004E2EA7" w:rsidRDefault="000D6086" w:rsidP="006725A0">
    <w:pPr>
      <w:ind w:left="709"/>
      <w:jc w:val="center"/>
      <w:rPr>
        <w:rFonts w:ascii="Arial" w:eastAsia="Arial" w:hAnsi="Arial"/>
        <w:b/>
        <w:color w:val="2E74B5"/>
        <w:sz w:val="16"/>
        <w:szCs w:val="16"/>
      </w:rPr>
    </w:pPr>
    <w:r w:rsidRPr="004E2EA7">
      <w:rPr>
        <w:rFonts w:ascii="Arial" w:eastAsia="Arial" w:hAnsi="Arial"/>
        <w:b/>
        <w:color w:val="2E74B5"/>
        <w:sz w:val="16"/>
        <w:szCs w:val="16"/>
      </w:rPr>
      <w:t xml:space="preserve">Grupo de Trabalho Intersetorial - GTI da Prefeitura Municipal do Salvador </w:t>
    </w:r>
  </w:p>
  <w:p w14:paraId="7132395C" w14:textId="77777777" w:rsidR="000D6086" w:rsidRPr="004E2EA7" w:rsidRDefault="000D6086" w:rsidP="006725A0">
    <w:pPr>
      <w:ind w:left="709"/>
      <w:jc w:val="center"/>
      <w:rPr>
        <w:rFonts w:ascii="Arial" w:eastAsia="Arial" w:hAnsi="Arial"/>
        <w:b/>
        <w:color w:val="2E74B5"/>
        <w:sz w:val="16"/>
        <w:szCs w:val="16"/>
      </w:rPr>
    </w:pPr>
    <w:r w:rsidRPr="004E2EA7">
      <w:rPr>
        <w:rFonts w:ascii="Arial" w:eastAsia="Arial" w:hAnsi="Arial"/>
        <w:b/>
        <w:color w:val="2E74B5"/>
        <w:sz w:val="16"/>
        <w:szCs w:val="16"/>
      </w:rPr>
      <w:t xml:space="preserve"> Licitação - Termo de Referência - Compras - Lei nº 14.133/2021 </w:t>
    </w:r>
  </w:p>
  <w:p w14:paraId="2ECF6C31" w14:textId="44078BBD" w:rsidR="000D6086" w:rsidRPr="009214BB" w:rsidRDefault="000D6086" w:rsidP="006725A0">
    <w:pPr>
      <w:ind w:left="709"/>
      <w:jc w:val="center"/>
      <w:rPr>
        <w:rFonts w:ascii="Arial" w:eastAsia="Arial" w:hAnsi="Arial"/>
        <w:b/>
        <w:color w:val="002060"/>
        <w:sz w:val="16"/>
        <w:szCs w:val="16"/>
      </w:rPr>
    </w:pPr>
    <w:r w:rsidRPr="004E2EA7">
      <w:rPr>
        <w:rFonts w:ascii="Arial" w:eastAsia="Arial" w:hAnsi="Arial"/>
        <w:b/>
        <w:color w:val="2E74B5"/>
        <w:sz w:val="16"/>
        <w:szCs w:val="16"/>
      </w:rPr>
      <w:t xml:space="preserve">Versão 01 - Atualização: </w:t>
    </w:r>
    <w:del w:id="449" w:author="#3" w:date="2026-06-15T16:24:00Z" w16du:dateUtc="2026-06-15T19:24:00Z">
      <w:r w:rsidRPr="004E2EA7">
        <w:rPr>
          <w:rFonts w:ascii="Arial" w:eastAsia="Arial" w:hAnsi="Arial"/>
          <w:b/>
          <w:color w:val="2E74B5"/>
          <w:sz w:val="16"/>
          <w:szCs w:val="16"/>
        </w:rPr>
        <w:delText>Fevereiro/2023</w:delText>
      </w:r>
    </w:del>
    <w:ins w:id="450" w:author="#3" w:date="2026-06-15T16:24:00Z" w16du:dateUtc="2026-06-15T19:24:00Z">
      <w:r w:rsidR="00FD3489">
        <w:rPr>
          <w:rFonts w:ascii="Arial" w:eastAsia="Arial" w:hAnsi="Arial"/>
          <w:b/>
          <w:color w:val="2E74B5"/>
          <w:sz w:val="16"/>
          <w:szCs w:val="16"/>
        </w:rPr>
        <w:t>junho</w:t>
      </w:r>
      <w:r w:rsidRPr="004E2EA7">
        <w:rPr>
          <w:rFonts w:ascii="Arial" w:eastAsia="Arial" w:hAnsi="Arial"/>
          <w:b/>
          <w:color w:val="2E74B5"/>
          <w:sz w:val="16"/>
          <w:szCs w:val="16"/>
        </w:rPr>
        <w:t>/202</w:t>
      </w:r>
      <w:r w:rsidR="00FD3489">
        <w:rPr>
          <w:rFonts w:ascii="Arial" w:eastAsia="Arial" w:hAnsi="Arial"/>
          <w:b/>
          <w:color w:val="2E74B5"/>
          <w:sz w:val="16"/>
          <w:szCs w:val="16"/>
        </w:rPr>
        <w:t>6</w:t>
      </w:r>
    </w:ins>
  </w:p>
  <w:p w14:paraId="667671AF" w14:textId="77777777" w:rsidR="000D6086" w:rsidRDefault="000D6086">
    <w:pPr>
      <w:pStyle w:val="Rodap"/>
    </w:pPr>
  </w:p>
  <w:p w14:paraId="68F43744" w14:textId="77777777" w:rsidR="000D6086" w:rsidRDefault="000D60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2C41" w14:textId="77777777" w:rsidR="00146A5B" w:rsidRPr="00C61F0B" w:rsidRDefault="00146A5B" w:rsidP="00C61F0B">
      <w:pPr>
        <w:pStyle w:val="Rodap"/>
      </w:pPr>
    </w:p>
  </w:footnote>
  <w:footnote w:type="continuationSeparator" w:id="0">
    <w:p w14:paraId="5F3CBB12" w14:textId="77777777" w:rsidR="00146A5B" w:rsidRDefault="00146A5B" w:rsidP="000D6086">
      <w:r>
        <w:continuationSeparator/>
      </w:r>
    </w:p>
  </w:footnote>
  <w:footnote w:id="1">
    <w:p w14:paraId="2093C286" w14:textId="77777777" w:rsidR="000D6086" w:rsidRPr="009B0051" w:rsidRDefault="000D6086" w:rsidP="000D6086">
      <w:pPr>
        <w:pStyle w:val="Textodenotaderodap"/>
        <w:jc w:val="both"/>
        <w:rPr>
          <w:rFonts w:ascii="Arial" w:hAnsi="Arial" w:cs="Arial"/>
          <w:b/>
        </w:rPr>
      </w:pPr>
    </w:p>
  </w:footnote>
  <w:footnote w:id="2">
    <w:p w14:paraId="5F9A5962" w14:textId="77777777" w:rsidR="000D6086" w:rsidRPr="00673B40" w:rsidRDefault="000D6086" w:rsidP="00C61F0B">
      <w:pPr>
        <w:pStyle w:val="Textodenotaderodap"/>
        <w:widowControl w:val="0"/>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CF5E" w14:textId="27DC7AF0" w:rsidR="000D6086" w:rsidRDefault="00CF05DA">
    <w:pPr>
      <w:pStyle w:val="Cabealho"/>
    </w:pPr>
    <w:del w:id="447" w:author="#3" w:date="2026-06-15T16:24:00Z" w16du:dateUtc="2026-06-15T19:24:00Z">
      <w:r>
        <w:rPr>
          <w:noProof/>
        </w:rPr>
        <w:pict w14:anchorId="67802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5" type="#_x0000_t75" style="position:absolute;margin-left:250.4pt;margin-top:11.45pt;width:94.5pt;height:51.95pt;z-index:-251656704;visibility:visible;mso-position-horizontal-relative:page;mso-width-relative:margin;mso-height-relative:margin">
            <v:imagedata r:id="rId1" o:title=""/>
            <w10:wrap type="square" anchorx="page"/>
          </v:shape>
        </w:pict>
      </w:r>
    </w:del>
    <w:ins w:id="448" w:author="#3" w:date="2026-06-15T16:24:00Z" w16du:dateUtc="2026-06-15T19:24:00Z">
      <w:r w:rsidR="00FD3489">
        <w:rPr>
          <w:noProof/>
        </w:rPr>
        <w:drawing>
          <wp:anchor distT="0" distB="0" distL="114300" distR="114300" simplePos="0" relativeHeight="251657728" behindDoc="1" locked="0" layoutInCell="1" allowOverlap="1" wp14:anchorId="398E3BAA" wp14:editId="6DDF3AB7">
            <wp:simplePos x="0" y="0"/>
            <wp:positionH relativeFrom="page">
              <wp:posOffset>3180080</wp:posOffset>
            </wp:positionH>
            <wp:positionV relativeFrom="paragraph">
              <wp:posOffset>145415</wp:posOffset>
            </wp:positionV>
            <wp:extent cx="1200150" cy="65976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0150" cy="659765"/>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BA6"/>
    <w:multiLevelType w:val="multilevel"/>
    <w:tmpl w:val="07DA75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auto"/>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11245F"/>
    <w:multiLevelType w:val="hybridMultilevel"/>
    <w:tmpl w:val="FA2E7592"/>
    <w:lvl w:ilvl="0" w:tplc="04160013">
      <w:start w:val="1"/>
      <w:numFmt w:val="upperRoman"/>
      <w:lvlText w:val="%1."/>
      <w:lvlJc w:val="right"/>
      <w:pPr>
        <w:ind w:left="1080" w:hanging="720"/>
      </w:pPr>
      <w:rPr>
        <w:rFonts w:hint="default"/>
      </w:rPr>
    </w:lvl>
    <w:lvl w:ilvl="1" w:tplc="F28ED388">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1B2F51"/>
    <w:multiLevelType w:val="multilevel"/>
    <w:tmpl w:val="617425E4"/>
    <w:lvl w:ilvl="0">
      <w:start w:val="1"/>
      <w:numFmt w:val="decimal"/>
      <w:lvlText w:val="%1."/>
      <w:lvlJc w:val="left"/>
      <w:pPr>
        <w:ind w:left="720" w:hanging="360"/>
      </w:pPr>
      <w:rPr>
        <w:rFonts w:hint="default"/>
        <w:b/>
        <w:bCs/>
        <w:vertAlign w:val="baseline"/>
      </w:rPr>
    </w:lvl>
    <w:lvl w:ilvl="1">
      <w:start w:val="2"/>
      <w:numFmt w:val="decimal"/>
      <w:isLgl/>
      <w:lvlText w:val="%1.%2"/>
      <w:lvlJc w:val="left"/>
      <w:pPr>
        <w:ind w:left="644"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BC0A6A"/>
    <w:multiLevelType w:val="multilevel"/>
    <w:tmpl w:val="A65ED07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1095C68"/>
    <w:multiLevelType w:val="multilevel"/>
    <w:tmpl w:val="2D4C20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A62C5B"/>
    <w:multiLevelType w:val="hybridMultilevel"/>
    <w:tmpl w:val="D1E00D7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7665FFA"/>
    <w:multiLevelType w:val="multilevel"/>
    <w:tmpl w:val="9FE0C238"/>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8E83F83"/>
    <w:multiLevelType w:val="multilevel"/>
    <w:tmpl w:val="6FF8EA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D1D1E99"/>
    <w:multiLevelType w:val="hybridMultilevel"/>
    <w:tmpl w:val="FD4AA8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71C1BB0"/>
    <w:multiLevelType w:val="multilevel"/>
    <w:tmpl w:val="FB3E0220"/>
    <w:lvl w:ilvl="0">
      <w:start w:val="11"/>
      <w:numFmt w:val="decimal"/>
      <w:lvlText w:val="%1"/>
      <w:lvlJc w:val="left"/>
      <w:pPr>
        <w:ind w:left="540" w:hanging="540"/>
      </w:pPr>
      <w:rPr>
        <w:rFonts w:hint="default"/>
      </w:rPr>
    </w:lvl>
    <w:lvl w:ilvl="1">
      <w:start w:val="11"/>
      <w:numFmt w:val="decimal"/>
      <w:lvlText w:val="%1.%2"/>
      <w:lvlJc w:val="left"/>
      <w:pPr>
        <w:ind w:left="540" w:hanging="54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7906E83"/>
    <w:multiLevelType w:val="multilevel"/>
    <w:tmpl w:val="1EBC9534"/>
    <w:lvl w:ilvl="0">
      <w:start w:val="1"/>
      <w:numFmt w:val="decimal"/>
      <w:lvlText w:val="%1"/>
      <w:lvlJc w:val="left"/>
      <w:pPr>
        <w:ind w:left="360" w:hanging="360"/>
      </w:pPr>
      <w:rPr>
        <w:rFonts w:hint="default"/>
        <w:b/>
        <w:bCs/>
        <w:vertAlign w:val="baseline"/>
      </w:rPr>
    </w:lvl>
    <w:lvl w:ilvl="1">
      <w:start w:val="3"/>
      <w:numFmt w:val="decimal"/>
      <w:lvlText w:val="%1.%2"/>
      <w:lvlJc w:val="left"/>
      <w:pPr>
        <w:ind w:left="644" w:hanging="36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5CD8240D"/>
    <w:multiLevelType w:val="hybridMultilevel"/>
    <w:tmpl w:val="740EAFA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EF10322"/>
    <w:multiLevelType w:val="hybridMultilevel"/>
    <w:tmpl w:val="98BCCFE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7CD3450"/>
    <w:multiLevelType w:val="multilevel"/>
    <w:tmpl w:val="5AF02B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81459377">
    <w:abstractNumId w:val="2"/>
  </w:num>
  <w:num w:numId="2" w16cid:durableId="1718355614">
    <w:abstractNumId w:val="0"/>
  </w:num>
  <w:num w:numId="3" w16cid:durableId="394671284">
    <w:abstractNumId w:val="11"/>
  </w:num>
  <w:num w:numId="4" w16cid:durableId="740063222">
    <w:abstractNumId w:val="8"/>
  </w:num>
  <w:num w:numId="5" w16cid:durableId="1599412332">
    <w:abstractNumId w:val="1"/>
  </w:num>
  <w:num w:numId="6" w16cid:durableId="252321234">
    <w:abstractNumId w:val="4"/>
  </w:num>
  <w:num w:numId="7" w16cid:durableId="1207183639">
    <w:abstractNumId w:val="3"/>
  </w:num>
  <w:num w:numId="8" w16cid:durableId="404302368">
    <w:abstractNumId w:val="13"/>
  </w:num>
  <w:num w:numId="9" w16cid:durableId="1023242990">
    <w:abstractNumId w:val="7"/>
  </w:num>
  <w:num w:numId="10" w16cid:durableId="1945068528">
    <w:abstractNumId w:val="12"/>
  </w:num>
  <w:num w:numId="11" w16cid:durableId="1118375909">
    <w:abstractNumId w:val="5"/>
  </w:num>
  <w:num w:numId="12" w16cid:durableId="2052724594">
    <w:abstractNumId w:val="9"/>
  </w:num>
  <w:num w:numId="13" w16cid:durableId="771052046">
    <w:abstractNumId w:val="10"/>
  </w:num>
  <w:num w:numId="14" w16cid:durableId="1876574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F8"/>
    <w:rsid w:val="000D6086"/>
    <w:rsid w:val="00146A5B"/>
    <w:rsid w:val="00227556"/>
    <w:rsid w:val="002A614E"/>
    <w:rsid w:val="00364C3B"/>
    <w:rsid w:val="003A7417"/>
    <w:rsid w:val="00432344"/>
    <w:rsid w:val="004412F5"/>
    <w:rsid w:val="005360F2"/>
    <w:rsid w:val="00577105"/>
    <w:rsid w:val="005830FE"/>
    <w:rsid w:val="005846DC"/>
    <w:rsid w:val="005B5DF8"/>
    <w:rsid w:val="006725A0"/>
    <w:rsid w:val="007B7CCD"/>
    <w:rsid w:val="007F3034"/>
    <w:rsid w:val="00817E2B"/>
    <w:rsid w:val="00826B59"/>
    <w:rsid w:val="00881EA5"/>
    <w:rsid w:val="008C03F4"/>
    <w:rsid w:val="00922AEC"/>
    <w:rsid w:val="009357A5"/>
    <w:rsid w:val="00940119"/>
    <w:rsid w:val="00995F07"/>
    <w:rsid w:val="009A3C2B"/>
    <w:rsid w:val="009D08DA"/>
    <w:rsid w:val="00A17039"/>
    <w:rsid w:val="00AC00C4"/>
    <w:rsid w:val="00AC22B0"/>
    <w:rsid w:val="00BE71FF"/>
    <w:rsid w:val="00C61F0B"/>
    <w:rsid w:val="00CC12A2"/>
    <w:rsid w:val="00CF05DA"/>
    <w:rsid w:val="00E23CC7"/>
    <w:rsid w:val="00E62112"/>
    <w:rsid w:val="00F5712C"/>
    <w:rsid w:val="00FD34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40E53E"/>
  <w15:chartTrackingRefBased/>
  <w15:docId w15:val="{6B57639E-1C08-47C3-AFF9-73AA8D55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86"/>
    <w:rPr>
      <w:rFonts w:cs="Arial"/>
    </w:rPr>
  </w:style>
  <w:style w:type="paragraph" w:styleId="Ttulo1">
    <w:name w:val="heading 1"/>
    <w:basedOn w:val="Normal"/>
    <w:next w:val="Normal"/>
    <w:link w:val="Ttulo1Char"/>
    <w:uiPriority w:val="9"/>
    <w:qFormat/>
    <w:rsid w:val="000D6086"/>
    <w:pPr>
      <w:keepNext/>
      <w:keepLines/>
      <w:spacing w:before="360" w:after="80"/>
      <w:outlineLvl w:val="0"/>
    </w:pPr>
    <w:rPr>
      <w:rFonts w:ascii="Calibri Light" w:eastAsia="Times New Roman" w:hAnsi="Calibri Light" w:cs="Times New Roman"/>
      <w:color w:val="2F5496"/>
      <w:sz w:val="40"/>
      <w:szCs w:val="40"/>
    </w:rPr>
  </w:style>
  <w:style w:type="paragraph" w:styleId="Ttulo2">
    <w:name w:val="heading 2"/>
    <w:basedOn w:val="Normal"/>
    <w:next w:val="Normal"/>
    <w:link w:val="Ttulo2Char"/>
    <w:uiPriority w:val="9"/>
    <w:semiHidden/>
    <w:unhideWhenUsed/>
    <w:qFormat/>
    <w:rsid w:val="000D6086"/>
    <w:pPr>
      <w:keepNext/>
      <w:keepLines/>
      <w:spacing w:before="160" w:after="80"/>
      <w:outlineLvl w:val="1"/>
    </w:pPr>
    <w:rPr>
      <w:rFonts w:ascii="Calibri Light" w:eastAsia="Times New Roman" w:hAnsi="Calibri Light" w:cs="Times New Roman"/>
      <w:color w:val="2F5496"/>
      <w:sz w:val="32"/>
      <w:szCs w:val="32"/>
    </w:rPr>
  </w:style>
  <w:style w:type="paragraph" w:styleId="Ttulo3">
    <w:name w:val="heading 3"/>
    <w:basedOn w:val="Normal"/>
    <w:next w:val="Normal"/>
    <w:link w:val="Ttulo3Char"/>
    <w:uiPriority w:val="9"/>
    <w:semiHidden/>
    <w:unhideWhenUsed/>
    <w:qFormat/>
    <w:rsid w:val="000D6086"/>
    <w:pPr>
      <w:keepNext/>
      <w:keepLines/>
      <w:spacing w:before="160" w:after="80"/>
      <w:outlineLvl w:val="2"/>
    </w:pPr>
    <w:rPr>
      <w:rFonts w:eastAsia="Times New Roman" w:cs="Times New Roman"/>
      <w:color w:val="2F5496"/>
      <w:sz w:val="28"/>
      <w:szCs w:val="28"/>
    </w:rPr>
  </w:style>
  <w:style w:type="paragraph" w:styleId="Ttulo4">
    <w:name w:val="heading 4"/>
    <w:basedOn w:val="Normal"/>
    <w:next w:val="Normal"/>
    <w:link w:val="Ttulo4Char"/>
    <w:uiPriority w:val="9"/>
    <w:semiHidden/>
    <w:unhideWhenUsed/>
    <w:qFormat/>
    <w:rsid w:val="000D6086"/>
    <w:pPr>
      <w:keepNext/>
      <w:keepLines/>
      <w:spacing w:before="80" w:after="40"/>
      <w:outlineLvl w:val="3"/>
    </w:pPr>
    <w:rPr>
      <w:rFonts w:eastAsia="Times New Roman" w:cs="Times New Roman"/>
      <w:i/>
      <w:iCs/>
      <w:color w:val="2F5496"/>
    </w:rPr>
  </w:style>
  <w:style w:type="paragraph" w:styleId="Ttulo5">
    <w:name w:val="heading 5"/>
    <w:basedOn w:val="Normal"/>
    <w:next w:val="Normal"/>
    <w:link w:val="Ttulo5Char"/>
    <w:uiPriority w:val="9"/>
    <w:semiHidden/>
    <w:unhideWhenUsed/>
    <w:qFormat/>
    <w:rsid w:val="000D6086"/>
    <w:pPr>
      <w:keepNext/>
      <w:keepLines/>
      <w:spacing w:before="80" w:after="40"/>
      <w:outlineLvl w:val="4"/>
    </w:pPr>
    <w:rPr>
      <w:rFonts w:eastAsia="Times New Roman" w:cs="Times New Roman"/>
      <w:color w:val="2F5496"/>
    </w:rPr>
  </w:style>
  <w:style w:type="paragraph" w:styleId="Ttulo6">
    <w:name w:val="heading 6"/>
    <w:basedOn w:val="Normal"/>
    <w:next w:val="Normal"/>
    <w:link w:val="Ttulo6Char"/>
    <w:uiPriority w:val="9"/>
    <w:semiHidden/>
    <w:unhideWhenUsed/>
    <w:qFormat/>
    <w:rsid w:val="000D6086"/>
    <w:pPr>
      <w:keepNext/>
      <w:keepLines/>
      <w:spacing w:before="40"/>
      <w:outlineLvl w:val="5"/>
    </w:pPr>
    <w:rPr>
      <w:rFonts w:eastAsia="Times New Roman" w:cs="Times New Roman"/>
      <w:i/>
      <w:iCs/>
      <w:color w:val="595959"/>
    </w:rPr>
  </w:style>
  <w:style w:type="paragraph" w:styleId="Ttulo7">
    <w:name w:val="heading 7"/>
    <w:basedOn w:val="Normal"/>
    <w:next w:val="Normal"/>
    <w:link w:val="Ttulo7Char"/>
    <w:uiPriority w:val="9"/>
    <w:semiHidden/>
    <w:unhideWhenUsed/>
    <w:qFormat/>
    <w:rsid w:val="000D6086"/>
    <w:pPr>
      <w:keepNext/>
      <w:keepLines/>
      <w:spacing w:before="40"/>
      <w:outlineLvl w:val="6"/>
    </w:pPr>
    <w:rPr>
      <w:rFonts w:eastAsia="Times New Roman" w:cs="Times New Roman"/>
      <w:color w:val="595959"/>
    </w:rPr>
  </w:style>
  <w:style w:type="paragraph" w:styleId="Ttulo8">
    <w:name w:val="heading 8"/>
    <w:basedOn w:val="Normal"/>
    <w:next w:val="Normal"/>
    <w:link w:val="Ttulo8Char"/>
    <w:uiPriority w:val="9"/>
    <w:semiHidden/>
    <w:unhideWhenUsed/>
    <w:qFormat/>
    <w:rsid w:val="000D6086"/>
    <w:pPr>
      <w:keepNext/>
      <w:keepLines/>
      <w:outlineLvl w:val="7"/>
    </w:pPr>
    <w:rPr>
      <w:rFonts w:eastAsia="Times New Roman" w:cs="Times New Roman"/>
      <w:i/>
      <w:iCs/>
      <w:color w:val="272727"/>
    </w:rPr>
  </w:style>
  <w:style w:type="paragraph" w:styleId="Ttulo9">
    <w:name w:val="heading 9"/>
    <w:basedOn w:val="Normal"/>
    <w:next w:val="Normal"/>
    <w:link w:val="Ttulo9Char"/>
    <w:uiPriority w:val="9"/>
    <w:semiHidden/>
    <w:unhideWhenUsed/>
    <w:qFormat/>
    <w:rsid w:val="000D6086"/>
    <w:pPr>
      <w:keepNext/>
      <w:keepLines/>
      <w:outlineLvl w:val="8"/>
    </w:pPr>
    <w:rPr>
      <w:rFonts w:eastAsia="Times New Roman" w:cs="Times New Roman"/>
      <w:color w:val="27272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0D6086"/>
    <w:rPr>
      <w:rFonts w:ascii="Calibri Light" w:eastAsia="Times New Roman" w:hAnsi="Calibri Light" w:cs="Times New Roman"/>
      <w:color w:val="2F5496"/>
      <w:sz w:val="40"/>
      <w:szCs w:val="40"/>
    </w:rPr>
  </w:style>
  <w:style w:type="character" w:customStyle="1" w:styleId="Ttulo2Char">
    <w:name w:val="Título 2 Char"/>
    <w:link w:val="Ttulo2"/>
    <w:uiPriority w:val="9"/>
    <w:semiHidden/>
    <w:rsid w:val="000D6086"/>
    <w:rPr>
      <w:rFonts w:ascii="Calibri Light" w:eastAsia="Times New Roman" w:hAnsi="Calibri Light" w:cs="Times New Roman"/>
      <w:color w:val="2F5496"/>
      <w:sz w:val="32"/>
      <w:szCs w:val="32"/>
    </w:rPr>
  </w:style>
  <w:style w:type="character" w:customStyle="1" w:styleId="Ttulo3Char">
    <w:name w:val="Título 3 Char"/>
    <w:link w:val="Ttulo3"/>
    <w:uiPriority w:val="9"/>
    <w:semiHidden/>
    <w:rsid w:val="000D6086"/>
    <w:rPr>
      <w:rFonts w:eastAsia="Times New Roman" w:cs="Times New Roman"/>
      <w:color w:val="2F5496"/>
      <w:sz w:val="28"/>
      <w:szCs w:val="28"/>
    </w:rPr>
  </w:style>
  <w:style w:type="character" w:customStyle="1" w:styleId="Ttulo4Char">
    <w:name w:val="Título 4 Char"/>
    <w:link w:val="Ttulo4"/>
    <w:uiPriority w:val="9"/>
    <w:semiHidden/>
    <w:rsid w:val="000D6086"/>
    <w:rPr>
      <w:rFonts w:eastAsia="Times New Roman" w:cs="Times New Roman"/>
      <w:i/>
      <w:iCs/>
      <w:color w:val="2F5496"/>
    </w:rPr>
  </w:style>
  <w:style w:type="character" w:customStyle="1" w:styleId="Ttulo5Char">
    <w:name w:val="Título 5 Char"/>
    <w:link w:val="Ttulo5"/>
    <w:uiPriority w:val="9"/>
    <w:semiHidden/>
    <w:rsid w:val="000D6086"/>
    <w:rPr>
      <w:rFonts w:eastAsia="Times New Roman" w:cs="Times New Roman"/>
      <w:color w:val="2F5496"/>
    </w:rPr>
  </w:style>
  <w:style w:type="character" w:customStyle="1" w:styleId="Ttulo6Char">
    <w:name w:val="Título 6 Char"/>
    <w:link w:val="Ttulo6"/>
    <w:uiPriority w:val="9"/>
    <w:semiHidden/>
    <w:rsid w:val="000D6086"/>
    <w:rPr>
      <w:rFonts w:eastAsia="Times New Roman" w:cs="Times New Roman"/>
      <w:i/>
      <w:iCs/>
      <w:color w:val="595959"/>
    </w:rPr>
  </w:style>
  <w:style w:type="character" w:customStyle="1" w:styleId="Ttulo7Char">
    <w:name w:val="Título 7 Char"/>
    <w:link w:val="Ttulo7"/>
    <w:uiPriority w:val="9"/>
    <w:semiHidden/>
    <w:rsid w:val="000D6086"/>
    <w:rPr>
      <w:rFonts w:eastAsia="Times New Roman" w:cs="Times New Roman"/>
      <w:color w:val="595959"/>
    </w:rPr>
  </w:style>
  <w:style w:type="character" w:customStyle="1" w:styleId="Ttulo8Char">
    <w:name w:val="Título 8 Char"/>
    <w:link w:val="Ttulo8"/>
    <w:uiPriority w:val="9"/>
    <w:semiHidden/>
    <w:rsid w:val="000D6086"/>
    <w:rPr>
      <w:rFonts w:eastAsia="Times New Roman" w:cs="Times New Roman"/>
      <w:i/>
      <w:iCs/>
      <w:color w:val="272727"/>
    </w:rPr>
  </w:style>
  <w:style w:type="character" w:customStyle="1" w:styleId="Ttulo9Char">
    <w:name w:val="Título 9 Char"/>
    <w:link w:val="Ttulo9"/>
    <w:uiPriority w:val="9"/>
    <w:semiHidden/>
    <w:rsid w:val="000D6086"/>
    <w:rPr>
      <w:rFonts w:eastAsia="Times New Roman" w:cs="Times New Roman"/>
      <w:color w:val="272727"/>
    </w:rPr>
  </w:style>
  <w:style w:type="paragraph" w:styleId="Ttulo">
    <w:name w:val="Title"/>
    <w:basedOn w:val="Normal"/>
    <w:next w:val="Normal"/>
    <w:link w:val="TtuloChar"/>
    <w:uiPriority w:val="10"/>
    <w:qFormat/>
    <w:rsid w:val="000D6086"/>
    <w:pPr>
      <w:spacing w:after="80"/>
      <w:contextualSpacing/>
    </w:pPr>
    <w:rPr>
      <w:rFonts w:ascii="Calibri Light" w:eastAsia="Times New Roman" w:hAnsi="Calibri Light" w:cs="Times New Roman"/>
      <w:spacing w:val="-10"/>
      <w:kern w:val="28"/>
      <w:sz w:val="56"/>
      <w:szCs w:val="56"/>
    </w:rPr>
  </w:style>
  <w:style w:type="character" w:customStyle="1" w:styleId="TtuloChar">
    <w:name w:val="Título Char"/>
    <w:link w:val="Ttulo"/>
    <w:uiPriority w:val="10"/>
    <w:rsid w:val="000D6086"/>
    <w:rPr>
      <w:rFonts w:ascii="Calibri Light" w:eastAsia="Times New Roman" w:hAnsi="Calibri Light" w:cs="Times New Roman"/>
      <w:spacing w:val="-10"/>
      <w:kern w:val="28"/>
      <w:sz w:val="56"/>
      <w:szCs w:val="56"/>
    </w:rPr>
  </w:style>
  <w:style w:type="paragraph" w:styleId="Subttulo">
    <w:name w:val="Subtitle"/>
    <w:basedOn w:val="Normal"/>
    <w:next w:val="Normal"/>
    <w:link w:val="SubttuloChar"/>
    <w:uiPriority w:val="11"/>
    <w:qFormat/>
    <w:rsid w:val="000D6086"/>
    <w:pPr>
      <w:numPr>
        <w:ilvl w:val="1"/>
      </w:numPr>
    </w:pPr>
    <w:rPr>
      <w:rFonts w:eastAsia="Times New Roman" w:cs="Times New Roman"/>
      <w:color w:val="595959"/>
      <w:spacing w:val="15"/>
      <w:sz w:val="28"/>
      <w:szCs w:val="28"/>
    </w:rPr>
  </w:style>
  <w:style w:type="character" w:customStyle="1" w:styleId="SubttuloChar">
    <w:name w:val="Subtítulo Char"/>
    <w:link w:val="Subttulo"/>
    <w:uiPriority w:val="11"/>
    <w:rsid w:val="000D6086"/>
    <w:rPr>
      <w:rFonts w:eastAsia="Times New Roman" w:cs="Times New Roman"/>
      <w:color w:val="595959"/>
      <w:spacing w:val="15"/>
      <w:sz w:val="28"/>
      <w:szCs w:val="28"/>
    </w:rPr>
  </w:style>
  <w:style w:type="paragraph" w:styleId="Citao">
    <w:name w:val="Quote"/>
    <w:basedOn w:val="Normal"/>
    <w:next w:val="Normal"/>
    <w:link w:val="CitaoChar"/>
    <w:uiPriority w:val="29"/>
    <w:qFormat/>
    <w:rsid w:val="000D6086"/>
    <w:pPr>
      <w:spacing w:before="160"/>
      <w:jc w:val="center"/>
    </w:pPr>
    <w:rPr>
      <w:i/>
      <w:iCs/>
      <w:color w:val="404040"/>
    </w:rPr>
  </w:style>
  <w:style w:type="character" w:customStyle="1" w:styleId="CitaoChar">
    <w:name w:val="Citação Char"/>
    <w:link w:val="Citao"/>
    <w:uiPriority w:val="29"/>
    <w:rsid w:val="000D6086"/>
    <w:rPr>
      <w:i/>
      <w:iCs/>
      <w:color w:val="404040"/>
    </w:rPr>
  </w:style>
  <w:style w:type="paragraph" w:styleId="PargrafodaLista">
    <w:name w:val="List Paragraph"/>
    <w:basedOn w:val="Normal"/>
    <w:link w:val="PargrafodaListaChar"/>
    <w:uiPriority w:val="34"/>
    <w:qFormat/>
    <w:rsid w:val="000D6086"/>
    <w:pPr>
      <w:ind w:left="720"/>
      <w:contextualSpacing/>
    </w:pPr>
  </w:style>
  <w:style w:type="character" w:styleId="nfaseIntensa">
    <w:name w:val="Intense Emphasis"/>
    <w:uiPriority w:val="21"/>
    <w:qFormat/>
    <w:rsid w:val="000D6086"/>
    <w:rPr>
      <w:i/>
      <w:iCs/>
      <w:color w:val="2F5496"/>
    </w:rPr>
  </w:style>
  <w:style w:type="paragraph" w:styleId="CitaoIntensa">
    <w:name w:val="Intense Quote"/>
    <w:basedOn w:val="Normal"/>
    <w:next w:val="Normal"/>
    <w:link w:val="CitaoIntensaChar"/>
    <w:uiPriority w:val="30"/>
    <w:qFormat/>
    <w:rsid w:val="000D6086"/>
    <w:pPr>
      <w:pBdr>
        <w:top w:val="single" w:sz="4" w:space="10" w:color="2F5496"/>
        <w:bottom w:val="single" w:sz="4" w:space="10" w:color="2F5496"/>
      </w:pBdr>
      <w:spacing w:before="360" w:after="360"/>
      <w:ind w:left="864" w:right="864"/>
      <w:jc w:val="center"/>
    </w:pPr>
    <w:rPr>
      <w:i/>
      <w:iCs/>
      <w:color w:val="2F5496"/>
    </w:rPr>
  </w:style>
  <w:style w:type="character" w:customStyle="1" w:styleId="CitaoIntensaChar">
    <w:name w:val="Citação Intensa Char"/>
    <w:link w:val="CitaoIntensa"/>
    <w:uiPriority w:val="30"/>
    <w:rsid w:val="000D6086"/>
    <w:rPr>
      <w:i/>
      <w:iCs/>
      <w:color w:val="2F5496"/>
    </w:rPr>
  </w:style>
  <w:style w:type="character" w:styleId="RefernciaIntensa">
    <w:name w:val="Intense Reference"/>
    <w:uiPriority w:val="32"/>
    <w:qFormat/>
    <w:rsid w:val="000D6086"/>
    <w:rPr>
      <w:b/>
      <w:bCs/>
      <w:smallCaps/>
      <w:color w:val="2F5496"/>
      <w:spacing w:val="5"/>
    </w:rPr>
  </w:style>
  <w:style w:type="paragraph" w:styleId="Rodap">
    <w:name w:val="footer"/>
    <w:basedOn w:val="Normal"/>
    <w:link w:val="RodapChar"/>
    <w:uiPriority w:val="99"/>
    <w:rsid w:val="000D6086"/>
    <w:pPr>
      <w:tabs>
        <w:tab w:val="center" w:pos="4252"/>
        <w:tab w:val="right" w:pos="8504"/>
      </w:tabs>
    </w:pPr>
    <w:rPr>
      <w:rFonts w:ascii="Times New Roman" w:eastAsia="Times New Roman" w:hAnsi="Times New Roman" w:cs="Times New Roman"/>
      <w:sz w:val="26"/>
    </w:rPr>
  </w:style>
  <w:style w:type="character" w:customStyle="1" w:styleId="RodapChar">
    <w:name w:val="Rodapé Char"/>
    <w:link w:val="Rodap"/>
    <w:uiPriority w:val="99"/>
    <w:rsid w:val="000D6086"/>
    <w:rPr>
      <w:rFonts w:ascii="Times New Roman" w:eastAsia="Times New Roman" w:hAnsi="Times New Roman" w:cs="Times New Roman"/>
      <w:kern w:val="0"/>
      <w:sz w:val="26"/>
      <w:szCs w:val="20"/>
      <w:lang w:eastAsia="pt-BR"/>
    </w:rPr>
  </w:style>
  <w:style w:type="paragraph" w:styleId="Textodenotaderodap">
    <w:name w:val="footnote text"/>
    <w:basedOn w:val="Normal"/>
    <w:link w:val="TextodenotaderodapChar"/>
    <w:semiHidden/>
    <w:rsid w:val="000D6086"/>
    <w:rPr>
      <w:rFonts w:ascii="Times New Roman" w:eastAsia="Times New Roman" w:hAnsi="Times New Roman" w:cs="Times New Roman"/>
    </w:rPr>
  </w:style>
  <w:style w:type="character" w:customStyle="1" w:styleId="TextodenotaderodapChar">
    <w:name w:val="Texto de nota de rodapé Char"/>
    <w:link w:val="Textodenotaderodap"/>
    <w:semiHidden/>
    <w:rsid w:val="000D6086"/>
    <w:rPr>
      <w:rFonts w:ascii="Times New Roman" w:eastAsia="Times New Roman" w:hAnsi="Times New Roman" w:cs="Times New Roman"/>
      <w:kern w:val="0"/>
      <w:sz w:val="20"/>
      <w:szCs w:val="20"/>
      <w:lang w:eastAsia="pt-BR"/>
    </w:rPr>
  </w:style>
  <w:style w:type="paragraph" w:styleId="Cabealho">
    <w:name w:val="header"/>
    <w:basedOn w:val="Normal"/>
    <w:link w:val="CabealhoChar"/>
    <w:uiPriority w:val="99"/>
    <w:unhideWhenUsed/>
    <w:rsid w:val="000D6086"/>
    <w:pPr>
      <w:tabs>
        <w:tab w:val="center" w:pos="4252"/>
        <w:tab w:val="right" w:pos="8504"/>
      </w:tabs>
    </w:pPr>
  </w:style>
  <w:style w:type="character" w:customStyle="1" w:styleId="CabealhoChar">
    <w:name w:val="Cabeçalho Char"/>
    <w:link w:val="Cabealho"/>
    <w:uiPriority w:val="99"/>
    <w:rsid w:val="000D6086"/>
    <w:rPr>
      <w:rFonts w:ascii="Calibri" w:eastAsia="Calibri" w:hAnsi="Calibri" w:cs="Arial"/>
      <w:kern w:val="0"/>
      <w:sz w:val="20"/>
      <w:szCs w:val="20"/>
      <w:lang w:eastAsia="pt-BR"/>
    </w:rPr>
  </w:style>
  <w:style w:type="paragraph" w:customStyle="1" w:styleId="citao2">
    <w:name w:val="citação 2"/>
    <w:basedOn w:val="Citao"/>
    <w:link w:val="citao2Char"/>
    <w:qFormat/>
    <w:rsid w:val="000D6086"/>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cs="Tahoma"/>
      <w:color w:val="000000"/>
    </w:rPr>
  </w:style>
  <w:style w:type="character" w:customStyle="1" w:styleId="citao2Char">
    <w:name w:val="citação 2 Char"/>
    <w:link w:val="citao2"/>
    <w:rsid w:val="000D6086"/>
    <w:rPr>
      <w:rFonts w:ascii="Arial" w:eastAsia="Calibri" w:hAnsi="Arial" w:cs="Tahoma"/>
      <w:i/>
      <w:iCs/>
      <w:color w:val="000000"/>
      <w:kern w:val="0"/>
      <w:sz w:val="20"/>
      <w:szCs w:val="20"/>
      <w:shd w:val="clear" w:color="auto" w:fill="FFFFCC"/>
    </w:rPr>
  </w:style>
  <w:style w:type="character" w:customStyle="1" w:styleId="PargrafodaListaChar">
    <w:name w:val="Parágrafo da Lista Char"/>
    <w:link w:val="PargrafodaLista"/>
    <w:uiPriority w:val="34"/>
    <w:rsid w:val="000D6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B2951-296E-4746-8EBA-5F95118B3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7831</Words>
  <Characters>42291</Characters>
  <Application>Microsoft Office Word</Application>
  <DocSecurity>0</DocSecurity>
  <Lines>352</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Marivaldo Ventura Lima Junior</dc:creator>
  <cp:keywords/>
  <dc:description/>
  <cp:lastModifiedBy>Matheus Souza</cp:lastModifiedBy>
  <cp:revision>1</cp:revision>
  <cp:lastPrinted>2026-05-19T18:24:00Z</cp:lastPrinted>
  <dcterms:created xsi:type="dcterms:W3CDTF">2026-06-15T19:17:00Z</dcterms:created>
  <dcterms:modified xsi:type="dcterms:W3CDTF">2026-06-15T19:25:00Z</dcterms:modified>
</cp:coreProperties>
</file>